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6966816"/>
        <w:docPartObj>
          <w:docPartGallery w:val="Cover Pages"/>
          <w:docPartUnique/>
        </w:docPartObj>
      </w:sdtPr>
      <w:sdtEndPr>
        <w:rPr>
          <w:b/>
        </w:rPr>
      </w:sdtEndPr>
      <w:sdtContent>
        <w:p w14:paraId="377EC3FA" w14:textId="77777777" w:rsidR="001C3823" w:rsidRDefault="001C3823"/>
        <w:p w14:paraId="69879CA2" w14:textId="6885B0C6" w:rsidR="00AC4369" w:rsidRDefault="00E6620D" w:rsidP="000B3BFC">
          <w:pPr>
            <w:rPr>
              <w:bCs/>
              <w:color w:val="4F81BD" w:themeColor="accent1"/>
              <w:sz w:val="64"/>
              <w:szCs w:val="64"/>
            </w:rPr>
          </w:pPr>
          <w:r w:rsidRPr="00E6620D">
            <w:rPr>
              <w:bCs/>
              <w:noProof/>
              <w:color w:val="4F81BD" w:themeColor="accent1"/>
              <w:sz w:val="64"/>
              <w:szCs w:val="64"/>
            </w:rPr>
            <w:drawing>
              <wp:inline distT="0" distB="0" distL="0" distR="0" wp14:anchorId="6BDB92D7" wp14:editId="079E27FF">
                <wp:extent cx="6787075" cy="7285719"/>
                <wp:effectExtent l="0" t="0" r="0" b="0"/>
                <wp:docPr id="191177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436" name=""/>
                        <pic:cNvPicPr/>
                      </pic:nvPicPr>
                      <pic:blipFill>
                        <a:blip r:embed="rId8"/>
                        <a:stretch>
                          <a:fillRect/>
                        </a:stretch>
                      </pic:blipFill>
                      <pic:spPr>
                        <a:xfrm>
                          <a:off x="0" y="0"/>
                          <a:ext cx="6806548" cy="7306623"/>
                        </a:xfrm>
                        <a:prstGeom prst="rect">
                          <a:avLst/>
                        </a:prstGeom>
                      </pic:spPr>
                    </pic:pic>
                  </a:graphicData>
                </a:graphic>
              </wp:inline>
            </w:drawing>
          </w:r>
        </w:p>
        <w:p w14:paraId="5DC37204" w14:textId="77777777" w:rsidR="00AC4369" w:rsidRDefault="00AC4369" w:rsidP="000B3BFC">
          <w:pPr>
            <w:rPr>
              <w:bCs/>
              <w:color w:val="4F81BD" w:themeColor="accent1"/>
              <w:sz w:val="64"/>
              <w:szCs w:val="64"/>
            </w:rPr>
          </w:pPr>
        </w:p>
        <w:p w14:paraId="4A188B74" w14:textId="34A49201" w:rsidR="00F80E39" w:rsidRPr="00965684" w:rsidRDefault="00AF6503" w:rsidP="000B3BFC">
          <w:pPr>
            <w:rPr>
              <w:bCs/>
              <w:color w:val="4F81BD" w:themeColor="accent1"/>
              <w:sz w:val="64"/>
              <w:szCs w:val="64"/>
            </w:rPr>
          </w:pPr>
          <w:r w:rsidRPr="00965684">
            <w:rPr>
              <w:bCs/>
              <w:color w:val="4F81BD" w:themeColor="accent1"/>
              <w:sz w:val="64"/>
              <w:szCs w:val="64"/>
            </w:rPr>
            <w:t>ORIGINAL VERSION OF FLAWED C1 WORKSHEET</w:t>
          </w:r>
        </w:p>
        <w:p w14:paraId="7585E1D0" w14:textId="77777777" w:rsidR="00F80E39" w:rsidRDefault="00F80E39" w:rsidP="000B3BFC">
          <w:pPr>
            <w:rPr>
              <w:b/>
              <w:sz w:val="28"/>
            </w:rPr>
          </w:pPr>
        </w:p>
        <w:p w14:paraId="2946236E" w14:textId="77777777" w:rsidR="00F80E39" w:rsidRDefault="00F80E39" w:rsidP="000B3BFC">
          <w:pPr>
            <w:rPr>
              <w:b/>
              <w:sz w:val="28"/>
            </w:rPr>
          </w:pPr>
        </w:p>
        <w:p w14:paraId="1B3D52F3" w14:textId="77777777" w:rsidR="00F80E39" w:rsidRDefault="00F80E39" w:rsidP="000B3BFC">
          <w:pPr>
            <w:rPr>
              <w:b/>
              <w:sz w:val="28"/>
            </w:rPr>
          </w:pPr>
        </w:p>
        <w:sdt>
          <w:sdtPr>
            <w:rPr>
              <w:rFonts w:ascii="Calibri" w:hAnsi="Calibri"/>
              <w:sz w:val="2"/>
            </w:rPr>
            <w:id w:val="-357512845"/>
            <w:docPartObj>
              <w:docPartGallery w:val="Cover Pages"/>
              <w:docPartUnique/>
            </w:docPartObj>
          </w:sdtPr>
          <w:sdtEndPr>
            <w:rPr>
              <w:rFonts w:eastAsia="Calibri" w:cs="Calibri"/>
              <w:i/>
              <w:color w:val="FFFFFF" w:themeColor="background1"/>
              <w:sz w:val="20"/>
              <w:szCs w:val="20"/>
            </w:rPr>
          </w:sdtEndPr>
          <w:sdtContent>
            <w:p w14:paraId="632CF767" w14:textId="77777777" w:rsidR="00672EE5" w:rsidRDefault="00672EE5" w:rsidP="00672EE5">
              <w:pPr>
                <w:pStyle w:val="NoSpacing"/>
                <w:rPr>
                  <w:sz w:val="2"/>
                </w:rPr>
              </w:pPr>
            </w:p>
            <w:p w14:paraId="4F1C272C" w14:textId="3D5B41EA" w:rsidR="00672EE5" w:rsidRDefault="00672EE5" w:rsidP="00672EE5">
              <w:r>
                <w:rPr>
                  <w:noProof/>
                  <w:color w:val="4F81BD" w:themeColor="accent1"/>
                  <w:sz w:val="36"/>
                  <w:szCs w:val="36"/>
                </w:rPr>
                <mc:AlternateContent>
                  <mc:Choice Requires="wpg">
                    <w:drawing>
                      <wp:anchor distT="0" distB="0" distL="114300" distR="114300" simplePos="0" relativeHeight="251660800" behindDoc="1" locked="0" layoutInCell="1" allowOverlap="1" wp14:anchorId="65F26088" wp14:editId="70FC75C9">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C6DF328" id="Group 2" o:spid="_x0000_s1026" style="position:absolute;margin-left:0;margin-top:0;width:432.65pt;height:448.55pt;z-index:-25165568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617AD63" w14:textId="77777777" w:rsidR="00672EE5" w:rsidRDefault="00672EE5" w:rsidP="00672EE5">
              <w:pPr>
                <w:spacing w:after="200"/>
                <w:rPr>
                  <w:rFonts w:eastAsia="Calibri" w:cs="Calibri"/>
                  <w:i/>
                  <w:color w:val="FFFFFF" w:themeColor="background1"/>
                  <w:szCs w:val="20"/>
                </w:rPr>
              </w:pPr>
              <w:r>
                <w:rPr>
                  <w:rFonts w:eastAsia="Calibri" w:cs="Calibri"/>
                  <w:i/>
                  <w:color w:val="FFFFFF" w:themeColor="background1"/>
                  <w:szCs w:val="20"/>
                </w:rPr>
                <w:br w:type="page"/>
              </w:r>
            </w:p>
          </w:sdtContent>
        </w:sdt>
        <w:p w14:paraId="1B257448" w14:textId="6C06EE8B" w:rsidR="000B3BFC" w:rsidRDefault="000B3BFC" w:rsidP="000B3BFC">
          <w:r>
            <w:rPr>
              <w:b/>
              <w:sz w:val="28"/>
            </w:rPr>
            <w:lastRenderedPageBreak/>
            <w:t>UNIT 7: Sounding Cautious In Academic and professional Discussion</w:t>
          </w:r>
        </w:p>
        <w:p w14:paraId="06EAAD2D" w14:textId="77777777" w:rsidR="000B3BFC" w:rsidRPr="0019520A" w:rsidRDefault="000B3BFC" w:rsidP="000B3BFC">
          <w:pPr>
            <w:rPr>
              <w:sz w:val="22"/>
            </w:rPr>
          </w:pPr>
          <w:r w:rsidRPr="0019520A">
            <w:rPr>
              <w:sz w:val="22"/>
            </w:rPr>
            <w:t>Level: C1 Advanced     Time: 45 mins     Skills: reading, writing, speaking</w:t>
          </w:r>
        </w:p>
        <w:p w14:paraId="3134E2A7" w14:textId="77777777" w:rsidR="00D2477D" w:rsidRDefault="00D2477D" w:rsidP="000B3BFC">
          <w:pPr>
            <w:rPr>
              <w:b/>
              <w:sz w:val="22"/>
            </w:rPr>
          </w:pPr>
        </w:p>
        <w:p w14:paraId="74024D1B" w14:textId="00BEC269" w:rsidR="000B3BFC" w:rsidRPr="0019520A" w:rsidRDefault="000B3BFC" w:rsidP="000B3BFC">
          <w:pPr>
            <w:rPr>
              <w:sz w:val="22"/>
            </w:rPr>
          </w:pPr>
          <w:r w:rsidRPr="0019520A">
            <w:rPr>
              <w:b/>
              <w:sz w:val="22"/>
            </w:rPr>
            <w:t>Objective: Students will understand hedging language and appreciate why it is important.</w:t>
          </w:r>
        </w:p>
        <w:p w14:paraId="0618CEB6" w14:textId="77777777" w:rsidR="00D2477D" w:rsidRDefault="00D2477D" w:rsidP="000B3BFC">
          <w:pPr>
            <w:rPr>
              <w:b/>
              <w:sz w:val="22"/>
            </w:rPr>
          </w:pPr>
        </w:p>
        <w:p w14:paraId="1754FE62" w14:textId="7BA50E0C" w:rsidR="000B3BFC" w:rsidRPr="0019520A" w:rsidRDefault="000B3BFC" w:rsidP="000B3BFC">
          <w:pPr>
            <w:rPr>
              <w:sz w:val="22"/>
            </w:rPr>
          </w:pPr>
          <w:r w:rsidRPr="0019520A">
            <w:rPr>
              <w:b/>
              <w:sz w:val="22"/>
            </w:rPr>
            <w:t>A. Warm up</w:t>
          </w:r>
        </w:p>
        <w:p w14:paraId="32AFB152" w14:textId="77777777" w:rsidR="000B3BFC" w:rsidRPr="0019520A" w:rsidRDefault="000B3BFC" w:rsidP="000B3BFC">
          <w:pPr>
            <w:rPr>
              <w:sz w:val="22"/>
            </w:rPr>
          </w:pPr>
          <w:r w:rsidRPr="0019520A">
            <w:rPr>
              <w:sz w:val="22"/>
            </w:rPr>
            <w:t xml:space="preserve">Discuss with you partner. Why do writers and speakers sometimes avoid saying things directly? Think about your own job or study experiences! Testing </w:t>
          </w:r>
        </w:p>
        <w:p w14:paraId="61E6F162" w14:textId="77777777" w:rsidR="00D2477D" w:rsidRDefault="00D2477D" w:rsidP="000B3BFC">
          <w:pPr>
            <w:rPr>
              <w:b/>
              <w:sz w:val="22"/>
            </w:rPr>
          </w:pPr>
        </w:p>
        <w:p w14:paraId="193267B7" w14:textId="54E7F676" w:rsidR="000B3BFC" w:rsidRPr="0019520A" w:rsidRDefault="000B3BFC" w:rsidP="000B3BFC">
          <w:pPr>
            <w:rPr>
              <w:sz w:val="22"/>
            </w:rPr>
          </w:pPr>
          <w:r w:rsidRPr="0019520A">
            <w:rPr>
              <w:b/>
              <w:sz w:val="22"/>
            </w:rPr>
            <w:t>B. Read</w:t>
          </w:r>
        </w:p>
        <w:p w14:paraId="3DC1918D" w14:textId="77777777" w:rsidR="000B3BFC" w:rsidRPr="0019520A" w:rsidRDefault="000B3BFC" w:rsidP="000B3BFC">
          <w:pPr>
            <w:rPr>
              <w:sz w:val="22"/>
            </w:rPr>
          </w:pPr>
          <w:r w:rsidRPr="0019520A">
            <w:rPr>
              <w:sz w:val="22"/>
            </w:rPr>
            <w:t>Read the extract from a workplace report below and underline the all hedges in red. Studies prove that remote working definitely increases productivity in every company. Employees will always work harder at home, and managers obviously can't see them being distracted. It is clear that offices are now unnecessary; the company should close its offices immediately. This results is supported by the survey, which it was completed by 40 staff.</w:t>
          </w:r>
        </w:p>
        <w:p w14:paraId="38AED379" w14:textId="77777777" w:rsidR="00D2477D" w:rsidRDefault="00D2477D" w:rsidP="000B3BFC">
          <w:pPr>
            <w:rPr>
              <w:b/>
              <w:sz w:val="22"/>
            </w:rPr>
          </w:pPr>
        </w:p>
        <w:p w14:paraId="45F99F4C" w14:textId="73C71CF5" w:rsidR="000B3BFC" w:rsidRPr="0019520A" w:rsidRDefault="000B3BFC" w:rsidP="000B3BFC">
          <w:pPr>
            <w:rPr>
              <w:sz w:val="22"/>
            </w:rPr>
          </w:pPr>
          <w:r w:rsidRPr="0019520A">
            <w:rPr>
              <w:b/>
              <w:sz w:val="22"/>
            </w:rPr>
            <w:t>C. Language focus</w:t>
          </w:r>
        </w:p>
        <w:p w14:paraId="1460EE9E" w14:textId="77777777" w:rsidR="000B3BFC" w:rsidRPr="0019520A" w:rsidRDefault="000B3BFC" w:rsidP="000B3BFC">
          <w:pPr>
            <w:rPr>
              <w:sz w:val="22"/>
            </w:rPr>
          </w:pPr>
          <w:r w:rsidRPr="0019520A">
            <w:rPr>
              <w:sz w:val="22"/>
            </w:rPr>
            <w:t>Hedging (also called softening language, cautious language, or ‘vague language’) lets writers sound less certain. There are three main types:</w:t>
          </w:r>
        </w:p>
        <w:p w14:paraId="65AEEC3A" w14:textId="77777777" w:rsidR="000B3BFC" w:rsidRPr="0019520A" w:rsidRDefault="000B3BFC" w:rsidP="000B3BFC">
          <w:pPr>
            <w:pStyle w:val="ListBullet"/>
            <w:rPr>
              <w:sz w:val="22"/>
            </w:rPr>
          </w:pPr>
          <w:r w:rsidRPr="0019520A">
            <w:rPr>
              <w:sz w:val="22"/>
            </w:rPr>
            <w:t>Modal verbs: may, might, could, will (the weakest hedge)</w:t>
          </w:r>
        </w:p>
        <w:p w14:paraId="02A95C31" w14:textId="77777777" w:rsidR="000B3BFC" w:rsidRPr="0019520A" w:rsidRDefault="000B3BFC" w:rsidP="000B3BFC">
          <w:pPr>
            <w:pStyle w:val="ListBullet"/>
            <w:rPr>
              <w:sz w:val="22"/>
            </w:rPr>
          </w:pPr>
          <w:r w:rsidRPr="0019520A">
            <w:rPr>
              <w:sz w:val="22"/>
            </w:rPr>
            <w:t>Verbs: seem, appear, tend to (a modal verb), suggest</w:t>
          </w:r>
        </w:p>
        <w:p w14:paraId="36428597" w14:textId="77777777" w:rsidR="000B3BFC" w:rsidRPr="0019520A" w:rsidRDefault="000B3BFC" w:rsidP="000B3BFC">
          <w:pPr>
            <w:pStyle w:val="ListBullet"/>
            <w:rPr>
              <w:sz w:val="22"/>
            </w:rPr>
          </w:pPr>
          <w:r w:rsidRPr="0019520A">
            <w:rPr>
              <w:sz w:val="22"/>
            </w:rPr>
            <w:t>adverbs: possibly, arguably, generally, probably, perhaps</w:t>
          </w:r>
        </w:p>
        <w:p w14:paraId="310BB7C4" w14:textId="77777777" w:rsidR="000B3BFC" w:rsidRPr="0019520A" w:rsidRDefault="000B3BFC" w:rsidP="000B3BFC">
          <w:pPr>
            <w:rPr>
              <w:sz w:val="22"/>
            </w:rPr>
          </w:pPr>
          <w:r w:rsidRPr="0019520A">
            <w:rPr>
              <w:sz w:val="22"/>
            </w:rPr>
            <w:t>Example: The results show that staff are happier. → The results seem to suggest that staff may be somewhat happier.</w:t>
          </w:r>
        </w:p>
        <w:p w14:paraId="0CAE1552" w14:textId="77777777" w:rsidR="00D2477D" w:rsidRDefault="00D2477D" w:rsidP="000B3BFC">
          <w:pPr>
            <w:rPr>
              <w:b/>
              <w:sz w:val="22"/>
            </w:rPr>
          </w:pPr>
        </w:p>
        <w:p w14:paraId="2995B6BE" w14:textId="25F39529" w:rsidR="000B3BFC" w:rsidRPr="0019520A" w:rsidRDefault="000B3BFC" w:rsidP="000B3BFC">
          <w:pPr>
            <w:rPr>
              <w:sz w:val="22"/>
            </w:rPr>
          </w:pPr>
          <w:r w:rsidRPr="0019520A">
            <w:rPr>
              <w:b/>
              <w:sz w:val="22"/>
            </w:rPr>
            <w:t>Exercise 1 (Matching)</w:t>
          </w:r>
        </w:p>
        <w:p w14:paraId="6F905702" w14:textId="77777777" w:rsidR="000B3BFC" w:rsidRPr="0019520A" w:rsidRDefault="000B3BFC" w:rsidP="000B3BFC">
          <w:pPr>
            <w:rPr>
              <w:sz w:val="22"/>
            </w:rPr>
          </w:pPr>
          <w:r w:rsidRPr="0019520A">
            <w:rPr>
              <w:sz w:val="22"/>
            </w:rPr>
            <w:t>Complete the sentences with a word from the box.   [ tend  /  appears  /  arguably  /  might ]</w:t>
          </w:r>
        </w:p>
        <w:p w14:paraId="0F66EC94" w14:textId="77777777" w:rsidR="000B3BFC" w:rsidRPr="0019520A" w:rsidRDefault="000B3BFC" w:rsidP="000B3BFC">
          <w:pPr>
            <w:rPr>
              <w:sz w:val="22"/>
            </w:rPr>
          </w:pPr>
          <w:r w:rsidRPr="0019520A">
            <w:rPr>
              <w:sz w:val="22"/>
            </w:rPr>
            <w:t>1. Remote workers _______ to feel more isolated.</w:t>
          </w:r>
        </w:p>
        <w:p w14:paraId="7A8E9F30" w14:textId="77777777" w:rsidR="000B3BFC" w:rsidRPr="0019520A" w:rsidRDefault="000B3BFC" w:rsidP="000B3BFC">
          <w:pPr>
            <w:rPr>
              <w:sz w:val="22"/>
            </w:rPr>
          </w:pPr>
          <w:r w:rsidRPr="0019520A">
            <w:rPr>
              <w:sz w:val="22"/>
            </w:rPr>
            <w:t>2. The new policy _______ to have improved morale.</w:t>
          </w:r>
        </w:p>
        <w:p w14:paraId="4C7DE1D5" w14:textId="77777777" w:rsidR="000B3BFC" w:rsidRPr="0019520A" w:rsidRDefault="000B3BFC" w:rsidP="000B3BFC">
          <w:pPr>
            <w:rPr>
              <w:sz w:val="22"/>
            </w:rPr>
          </w:pPr>
          <w:r w:rsidRPr="0019520A">
            <w:rPr>
              <w:sz w:val="22"/>
            </w:rPr>
            <w:t>2. This is _______ the most effective approach.</w:t>
          </w:r>
        </w:p>
        <w:p w14:paraId="144D89B7" w14:textId="77777777" w:rsidR="000B3BFC" w:rsidRPr="0019520A" w:rsidRDefault="000B3BFC" w:rsidP="000B3BFC">
          <w:pPr>
            <w:rPr>
              <w:sz w:val="22"/>
            </w:rPr>
          </w:pPr>
          <w:r w:rsidRPr="0019520A">
            <w:rPr>
              <w:sz w:val="22"/>
            </w:rPr>
            <w:t>4. Further research _______ reveal different results.</w:t>
          </w:r>
        </w:p>
        <w:p w14:paraId="5101C4AE" w14:textId="77777777" w:rsidR="00D2477D" w:rsidRDefault="00D2477D" w:rsidP="000B3BFC">
          <w:pPr>
            <w:rPr>
              <w:b/>
              <w:sz w:val="22"/>
            </w:rPr>
          </w:pPr>
        </w:p>
        <w:p w14:paraId="7DA8E314" w14:textId="0D74B2F3" w:rsidR="000B3BFC" w:rsidRPr="0019520A" w:rsidRDefault="000B3BFC" w:rsidP="000B3BFC">
          <w:pPr>
            <w:rPr>
              <w:sz w:val="22"/>
            </w:rPr>
          </w:pPr>
          <w:r w:rsidRPr="0019520A">
            <w:rPr>
              <w:b/>
              <w:sz w:val="22"/>
            </w:rPr>
            <w:t>Exercise 3</w:t>
          </w:r>
        </w:p>
        <w:p w14:paraId="531C7FE8" w14:textId="77777777" w:rsidR="000B3BFC" w:rsidRPr="0019520A" w:rsidRDefault="000B3BFC" w:rsidP="000B3BFC">
          <w:pPr>
            <w:rPr>
              <w:sz w:val="22"/>
            </w:rPr>
          </w:pPr>
          <w:r w:rsidRPr="0019520A">
            <w:rPr>
              <w:sz w:val="22"/>
            </w:rPr>
            <w:t>Match each strong statement with it’s softer version. Write the answers on a seperate paper.</w:t>
          </w:r>
        </w:p>
        <w:p w14:paraId="0763DB0D" w14:textId="77777777" w:rsidR="000B3BFC" w:rsidRPr="0019520A" w:rsidRDefault="000B3BFC" w:rsidP="000B3BFC">
          <w:pPr>
            <w:rPr>
              <w:sz w:val="22"/>
            </w:rPr>
          </w:pPr>
          <w:r w:rsidRPr="0019520A">
            <w:rPr>
              <w:sz w:val="22"/>
            </w:rPr>
            <w:lastRenderedPageBreak/>
            <w:t>a) Online learning is better.     b) Managers don't listen.     c) The plan will fail.</w:t>
          </w:r>
          <w:r w:rsidRPr="0019520A">
            <w:rPr>
              <w:sz w:val="22"/>
            </w:rPr>
            <w:br/>
            <w:t>i. The plan could possibly maybe fail.     ii. Online learning may be more effective for some learners.     iii. Managers sometimes seem not to listen.</w:t>
          </w:r>
        </w:p>
        <w:p w14:paraId="656BEAE4" w14:textId="77777777" w:rsidR="00D2477D" w:rsidRDefault="00D2477D" w:rsidP="000B3BFC">
          <w:pPr>
            <w:rPr>
              <w:b/>
              <w:sz w:val="22"/>
            </w:rPr>
          </w:pPr>
        </w:p>
        <w:p w14:paraId="1CD72730" w14:textId="4BE32E16" w:rsidR="000B3BFC" w:rsidRPr="0019520A" w:rsidRDefault="000B3BFC" w:rsidP="000B3BFC">
          <w:pPr>
            <w:rPr>
              <w:sz w:val="22"/>
            </w:rPr>
          </w:pPr>
          <w:r w:rsidRPr="0019520A">
            <w:rPr>
              <w:b/>
              <w:sz w:val="22"/>
            </w:rPr>
            <w:t>Exercise D</w:t>
          </w:r>
        </w:p>
        <w:p w14:paraId="05072F63" w14:textId="77777777" w:rsidR="000B3BFC" w:rsidRPr="0019520A" w:rsidRDefault="000B3BFC" w:rsidP="000B3BFC">
          <w:pPr>
            <w:rPr>
              <w:sz w:val="22"/>
            </w:rPr>
          </w:pPr>
          <w:r w:rsidRPr="0019520A">
            <w:rPr>
              <w:sz w:val="22"/>
            </w:rPr>
            <w:t>Now you write a 500 word report about a issue in your workplace or school, and use hedging to make it good. Then show it to a partner and they will tell you if they like it.</w:t>
          </w:r>
        </w:p>
        <w:p w14:paraId="7FB19F5C" w14:textId="77777777" w:rsidR="000B3BFC" w:rsidRPr="0019520A" w:rsidRDefault="000B3BFC" w:rsidP="000B3BFC">
          <w:pPr>
            <w:rPr>
              <w:sz w:val="22"/>
            </w:rPr>
          </w:pPr>
          <w:r w:rsidRPr="0019520A">
            <w:rPr>
              <w:sz w:val="22"/>
            </w:rPr>
            <w:t>Answers: B – may, might, tend to. Ex 1 – 1 tend, 2 appears, 3 arguably, 4 might. Ex 3 – a ii, b iii, c i.</w:t>
          </w:r>
        </w:p>
        <w:p w14:paraId="3B94226B" w14:textId="77777777" w:rsidR="000B3BFC" w:rsidRDefault="000B3BFC" w:rsidP="000B3BFC">
          <w:pPr>
            <w:rPr>
              <w:b/>
              <w:sz w:val="28"/>
            </w:rPr>
          </w:pPr>
        </w:p>
        <w:p w14:paraId="41B4971E" w14:textId="77777777" w:rsidR="000B3BFC" w:rsidRDefault="000B3BFC" w:rsidP="000B3BFC">
          <w:pPr>
            <w:rPr>
              <w:b/>
              <w:sz w:val="28"/>
            </w:rPr>
          </w:pPr>
        </w:p>
        <w:p w14:paraId="13B24F07" w14:textId="77777777" w:rsidR="000B3BFC" w:rsidRDefault="000B3BFC" w:rsidP="000B3BFC">
          <w:pPr>
            <w:rPr>
              <w:b/>
              <w:sz w:val="28"/>
            </w:rPr>
          </w:pPr>
        </w:p>
        <w:p w14:paraId="09886E55" w14:textId="77777777" w:rsidR="000B3BFC" w:rsidRDefault="000B3BFC" w:rsidP="000B3BFC">
          <w:pPr>
            <w:rPr>
              <w:b/>
              <w:sz w:val="28"/>
            </w:rPr>
          </w:pPr>
        </w:p>
        <w:sdt>
          <w:sdtPr>
            <w:rPr>
              <w:rFonts w:ascii="Calibri" w:hAnsi="Calibri"/>
              <w:sz w:val="2"/>
            </w:rPr>
            <w:id w:val="1996141461"/>
            <w:docPartObj>
              <w:docPartGallery w:val="Cover Pages"/>
              <w:docPartUnique/>
            </w:docPartObj>
          </w:sdtPr>
          <w:sdtEndPr>
            <w:rPr>
              <w:rFonts w:eastAsia="Calibri" w:cs="Calibri"/>
              <w:i/>
              <w:color w:val="FFFFFF" w:themeColor="background1"/>
              <w:sz w:val="20"/>
              <w:szCs w:val="20"/>
            </w:rPr>
          </w:sdtEndPr>
          <w:sdtContent>
            <w:p w14:paraId="32DE9242" w14:textId="77777777" w:rsidR="00672EE5" w:rsidRDefault="00672EE5" w:rsidP="00672EE5">
              <w:pPr>
                <w:pStyle w:val="NoSpacing"/>
                <w:rPr>
                  <w:sz w:val="2"/>
                </w:rPr>
              </w:pPr>
            </w:p>
            <w:p w14:paraId="1F9DB83C" w14:textId="6FB5E841" w:rsidR="00672EE5" w:rsidRDefault="00672EE5" w:rsidP="00672EE5"/>
            <w:p w14:paraId="10CD6CC3" w14:textId="33D22279" w:rsidR="00F67354" w:rsidRDefault="00EC71B2" w:rsidP="00F67354">
              <w:pPr>
                <w:spacing w:after="200"/>
                <w:rPr>
                  <w:rFonts w:eastAsia="Calibri" w:cs="Calibri"/>
                  <w:i/>
                  <w:color w:val="FFFFFF" w:themeColor="background1"/>
                  <w:szCs w:val="20"/>
                </w:rPr>
              </w:pPr>
            </w:p>
          </w:sdtContent>
        </w:sdt>
        <w:p w14:paraId="5B048C22" w14:textId="77777777" w:rsidR="00D2477D" w:rsidRDefault="00D2477D" w:rsidP="00F67354">
          <w:pPr>
            <w:spacing w:after="200"/>
            <w:rPr>
              <w:bCs/>
              <w:color w:val="4F81BD" w:themeColor="accent1"/>
              <w:sz w:val="64"/>
              <w:szCs w:val="64"/>
            </w:rPr>
          </w:pPr>
        </w:p>
        <w:p w14:paraId="64445380" w14:textId="77777777" w:rsidR="00D2477D" w:rsidRDefault="00D2477D" w:rsidP="00F67354">
          <w:pPr>
            <w:spacing w:after="200"/>
            <w:rPr>
              <w:bCs/>
              <w:color w:val="4F81BD" w:themeColor="accent1"/>
              <w:sz w:val="64"/>
              <w:szCs w:val="64"/>
            </w:rPr>
          </w:pPr>
        </w:p>
        <w:p w14:paraId="51850F7F" w14:textId="77777777" w:rsidR="00D2477D" w:rsidRDefault="00D2477D" w:rsidP="00F67354">
          <w:pPr>
            <w:spacing w:after="200"/>
            <w:rPr>
              <w:bCs/>
              <w:color w:val="4F81BD" w:themeColor="accent1"/>
              <w:sz w:val="64"/>
              <w:szCs w:val="64"/>
            </w:rPr>
          </w:pPr>
        </w:p>
        <w:p w14:paraId="2225B08F" w14:textId="77777777" w:rsidR="00D2477D" w:rsidRDefault="00D2477D" w:rsidP="00F67354">
          <w:pPr>
            <w:spacing w:after="200"/>
            <w:rPr>
              <w:bCs/>
              <w:color w:val="4F81BD" w:themeColor="accent1"/>
              <w:sz w:val="64"/>
              <w:szCs w:val="64"/>
            </w:rPr>
          </w:pPr>
        </w:p>
        <w:p w14:paraId="7E79A005" w14:textId="77777777" w:rsidR="00D2477D" w:rsidRDefault="00D2477D" w:rsidP="00F67354">
          <w:pPr>
            <w:spacing w:after="200"/>
            <w:rPr>
              <w:bCs/>
              <w:color w:val="4F81BD" w:themeColor="accent1"/>
              <w:sz w:val="64"/>
              <w:szCs w:val="64"/>
            </w:rPr>
          </w:pPr>
        </w:p>
        <w:p w14:paraId="6FCF4CB8" w14:textId="77777777" w:rsidR="00D2477D" w:rsidRDefault="00D2477D" w:rsidP="00F67354">
          <w:pPr>
            <w:spacing w:after="200"/>
            <w:rPr>
              <w:bCs/>
              <w:color w:val="4F81BD" w:themeColor="accent1"/>
              <w:sz w:val="64"/>
              <w:szCs w:val="64"/>
            </w:rPr>
          </w:pPr>
        </w:p>
        <w:p w14:paraId="2191732F" w14:textId="1AFCD049" w:rsidR="00A61759" w:rsidRPr="00F67354" w:rsidRDefault="001172B6" w:rsidP="00F67354">
          <w:pPr>
            <w:spacing w:after="200"/>
            <w:rPr>
              <w:rFonts w:eastAsia="Calibri" w:cs="Calibri"/>
              <w:i/>
              <w:color w:val="FFFFFF" w:themeColor="background1"/>
              <w:szCs w:val="20"/>
            </w:rPr>
          </w:pPr>
          <w:r>
            <w:rPr>
              <w:bCs/>
              <w:color w:val="4F81BD" w:themeColor="accent1"/>
              <w:sz w:val="64"/>
              <w:szCs w:val="64"/>
            </w:rPr>
            <w:lastRenderedPageBreak/>
            <w:t xml:space="preserve">EDITED </w:t>
          </w:r>
          <w:r w:rsidR="00A61759" w:rsidRPr="00965684">
            <w:rPr>
              <w:bCs/>
              <w:color w:val="4F81BD" w:themeColor="accent1"/>
              <w:sz w:val="64"/>
              <w:szCs w:val="64"/>
            </w:rPr>
            <w:t>VERSION OF FLAWED C1 WORKSHEET</w:t>
          </w:r>
        </w:p>
        <w:p w14:paraId="0C2EACB4" w14:textId="67D5BE08" w:rsidR="001172B6" w:rsidRPr="00965684" w:rsidRDefault="0019520A" w:rsidP="00A61759">
          <w:pPr>
            <w:rPr>
              <w:bCs/>
              <w:color w:val="4F81BD" w:themeColor="accent1"/>
              <w:sz w:val="64"/>
              <w:szCs w:val="64"/>
            </w:rPr>
          </w:pPr>
          <w:r>
            <w:rPr>
              <w:noProof/>
              <w:color w:val="4F81BD" w:themeColor="accent1"/>
              <w:sz w:val="36"/>
              <w:szCs w:val="36"/>
            </w:rPr>
            <mc:AlternateContent>
              <mc:Choice Requires="wpg">
                <w:drawing>
                  <wp:anchor distT="0" distB="0" distL="114300" distR="114300" simplePos="0" relativeHeight="251662848" behindDoc="1" locked="0" layoutInCell="1" allowOverlap="1" wp14:anchorId="6A300EB9" wp14:editId="4BB713BF">
                    <wp:simplePos x="0" y="0"/>
                    <wp:positionH relativeFrom="page">
                      <wp:posOffset>2516176</wp:posOffset>
                    </wp:positionH>
                    <wp:positionV relativeFrom="page">
                      <wp:posOffset>3910818</wp:posOffset>
                    </wp:positionV>
                    <wp:extent cx="4884065" cy="5064370"/>
                    <wp:effectExtent l="0" t="0" r="0" b="3175"/>
                    <wp:wrapNone/>
                    <wp:docPr id="1039978801"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884065" cy="5064370"/>
                              <a:chOff x="0" y="0"/>
                              <a:chExt cx="4329113" cy="4491038"/>
                            </a:xfrm>
                            <a:solidFill>
                              <a:schemeClr val="tx2">
                                <a:lumMod val="60000"/>
                                <a:lumOff val="40000"/>
                              </a:schemeClr>
                            </a:solidFill>
                          </wpg:grpSpPr>
                          <wps:wsp>
                            <wps:cNvPr id="2091326883"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13679006"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4892893"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1663603"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65700772"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A383D5C" id="Group 2" o:spid="_x0000_s1026" style="position:absolute;margin-left:198.1pt;margin-top:307.95pt;width:384.55pt;height:398.75pt;z-index:-251653632;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" path="m,2732r,-4l2722,r5,5l,2732xe" filled="f" stroked="f">
                      <v:path arrowok="t" o:connecttype="custom" o:connectlocs="0,4337050;0,4330700;4321175,0;4329113,7938;0,4337050" o:connectangles="0,0,0,0,0"/>
                    </v:shape>
                    <w10:wrap anchorx="page" anchory="page"/>
                  </v:group>
                </w:pict>
              </mc:Fallback>
            </mc:AlternateContent>
          </w:r>
          <w:r w:rsidR="001172B6">
            <w:rPr>
              <w:bCs/>
              <w:color w:val="4F81BD" w:themeColor="accent1"/>
              <w:sz w:val="64"/>
              <w:szCs w:val="64"/>
            </w:rPr>
            <w:t>(INCLUDES COMMENTS AND MARKS)</w:t>
          </w:r>
        </w:p>
        <w:p w14:paraId="63FC9AC1" w14:textId="77777777" w:rsidR="00A61759" w:rsidRDefault="00A61759" w:rsidP="00A61759">
          <w:pPr>
            <w:rPr>
              <w:b/>
              <w:sz w:val="28"/>
            </w:rPr>
          </w:pPr>
        </w:p>
        <w:p w14:paraId="6CC9BF4B" w14:textId="77777777" w:rsidR="00A61759" w:rsidRDefault="00A61759" w:rsidP="00A61759">
          <w:pPr>
            <w:rPr>
              <w:b/>
              <w:sz w:val="28"/>
            </w:rPr>
          </w:pPr>
        </w:p>
        <w:p w14:paraId="12BC90A4" w14:textId="77777777" w:rsidR="00A61759" w:rsidRDefault="00A61759" w:rsidP="00A61759">
          <w:pPr>
            <w:rPr>
              <w:b/>
              <w:sz w:val="28"/>
            </w:rPr>
          </w:pPr>
        </w:p>
        <w:sdt>
          <w:sdtPr>
            <w:rPr>
              <w:rFonts w:ascii="Calibri" w:hAnsi="Calibri"/>
              <w:sz w:val="2"/>
            </w:rPr>
            <w:id w:val="1638993901"/>
            <w:docPartObj>
              <w:docPartGallery w:val="Cover Pages"/>
              <w:docPartUnique/>
            </w:docPartObj>
          </w:sdtPr>
          <w:sdtEndPr>
            <w:rPr>
              <w:rFonts w:eastAsia="Calibri" w:cs="Calibri"/>
              <w:i/>
              <w:color w:val="FFFFFF" w:themeColor="background1"/>
              <w:sz w:val="20"/>
              <w:szCs w:val="20"/>
            </w:rPr>
          </w:sdtEndPr>
          <w:sdtContent>
            <w:p w14:paraId="6705A8BC" w14:textId="77777777" w:rsidR="00A61759" w:rsidRDefault="00A61759" w:rsidP="00A61759">
              <w:pPr>
                <w:pStyle w:val="NoSpacing"/>
                <w:rPr>
                  <w:sz w:val="2"/>
                </w:rPr>
              </w:pPr>
            </w:p>
            <w:p w14:paraId="5F27273C" w14:textId="390DF751" w:rsidR="00A61759" w:rsidRDefault="00A61759" w:rsidP="00A61759"/>
            <w:p w14:paraId="7C191B0F" w14:textId="77777777" w:rsidR="00A61759" w:rsidRDefault="00A61759" w:rsidP="00A61759">
              <w:pPr>
                <w:spacing w:after="200"/>
                <w:rPr>
                  <w:rFonts w:eastAsia="Calibri" w:cs="Calibri"/>
                  <w:i/>
                  <w:color w:val="FFFFFF" w:themeColor="background1"/>
                  <w:szCs w:val="20"/>
                </w:rPr>
              </w:pPr>
              <w:r>
                <w:rPr>
                  <w:rFonts w:eastAsia="Calibri" w:cs="Calibri"/>
                  <w:i/>
                  <w:color w:val="FFFFFF" w:themeColor="background1"/>
                  <w:szCs w:val="20"/>
                </w:rPr>
                <w:br w:type="page"/>
              </w:r>
            </w:p>
          </w:sdtContent>
        </w:sdt>
        <w:p w14:paraId="5CAC851D" w14:textId="28993103" w:rsidR="000B3BFC" w:rsidRDefault="000B3BFC" w:rsidP="000B3BFC">
          <w:r>
            <w:rPr>
              <w:b/>
              <w:sz w:val="28"/>
            </w:rPr>
            <w:lastRenderedPageBreak/>
            <w:t xml:space="preserve">UNIT 7: Sounding Cautious </w:t>
          </w:r>
          <w:del w:id="0" w:author="Carmen Khoury" w:date="2026-10-19T15:18:00Z" w16du:dateUtc="2026-10-19T22:18:00Z">
            <w:r w:rsidDel="00082B23">
              <w:rPr>
                <w:b/>
                <w:sz w:val="28"/>
              </w:rPr>
              <w:delText xml:space="preserve">In </w:delText>
            </w:r>
          </w:del>
          <w:ins w:id="1" w:author="Carmen Khoury" w:date="2026-10-19T15:18:00Z" w16du:dateUtc="2026-10-19T22:18:00Z">
            <w:r>
              <w:rPr>
                <w:b/>
                <w:sz w:val="28"/>
              </w:rPr>
              <w:t xml:space="preserve">in </w:t>
            </w:r>
          </w:ins>
          <w:r>
            <w:rPr>
              <w:b/>
              <w:sz w:val="28"/>
            </w:rPr>
            <w:t xml:space="preserve">Academic and </w:t>
          </w:r>
          <w:del w:id="2" w:author="Carmen Khoury" w:date="2026-10-19T15:18:00Z" w16du:dateUtc="2026-10-19T22:18:00Z">
            <w:r w:rsidDel="00082B23">
              <w:rPr>
                <w:b/>
                <w:sz w:val="28"/>
              </w:rPr>
              <w:delText xml:space="preserve">professional </w:delText>
            </w:r>
          </w:del>
          <w:ins w:id="3" w:author="Carmen Khoury" w:date="2026-10-19T15:18:00Z" w16du:dateUtc="2026-10-19T22:18:00Z">
            <w:r>
              <w:rPr>
                <w:b/>
                <w:sz w:val="28"/>
              </w:rPr>
              <w:t xml:space="preserve">Professional </w:t>
            </w:r>
          </w:ins>
          <w:r>
            <w:rPr>
              <w:b/>
              <w:sz w:val="28"/>
            </w:rPr>
            <w:t>Discussion</w:t>
          </w:r>
          <w:ins w:id="4" w:author="Carmen Khoury" w:date="2026-10-19T15:19:00Z" w16du:dateUtc="2026-10-19T22:19:00Z">
            <w:r>
              <w:rPr>
                <w:b/>
                <w:sz w:val="28"/>
              </w:rPr>
              <w:t>s</w:t>
            </w:r>
          </w:ins>
        </w:p>
        <w:p w14:paraId="617B925C" w14:textId="77777777" w:rsidR="000B3BFC" w:rsidRPr="0019520A" w:rsidRDefault="000B3BFC" w:rsidP="000B3BFC">
          <w:pPr>
            <w:rPr>
              <w:rFonts w:cs="Calibri"/>
              <w:sz w:val="22"/>
            </w:rPr>
          </w:pPr>
          <w:ins w:id="5" w:author="Carmen Khoury" w:date="2026-10-19T15:19:00Z" w16du:dateUtc="2026-10-19T22:19:00Z">
            <w:r w:rsidRPr="0019520A">
              <w:rPr>
                <w:rFonts w:cs="Calibri"/>
                <w:b/>
                <w:bCs/>
                <w:sz w:val="22"/>
                <w:rPrChange w:id="6" w:author="Carmen Khoury" w:date="2026-10-19T15:20:00Z" w16du:dateUtc="2026-10-19T22:20:00Z">
                  <w:rPr>
                    <w:sz w:val="18"/>
                  </w:rPr>
                </w:rPrChange>
              </w:rPr>
              <w:t xml:space="preserve">CEFR </w:t>
            </w:r>
          </w:ins>
          <w:r w:rsidRPr="0019520A">
            <w:rPr>
              <w:rFonts w:cs="Calibri"/>
              <w:b/>
              <w:bCs/>
              <w:sz w:val="22"/>
              <w:rPrChange w:id="7" w:author="Carmen Khoury" w:date="2026-10-19T15:20:00Z" w16du:dateUtc="2026-10-19T22:20:00Z">
                <w:rPr>
                  <w:sz w:val="18"/>
                </w:rPr>
              </w:rPrChange>
            </w:rPr>
            <w:t>Level:</w:t>
          </w:r>
          <w:r w:rsidRPr="0019520A">
            <w:rPr>
              <w:rFonts w:cs="Calibri"/>
              <w:sz w:val="22"/>
            </w:rPr>
            <w:t xml:space="preserve"> C1 Advanced  </w:t>
          </w:r>
          <w:ins w:id="8" w:author="Carmen Khoury" w:date="2026-10-19T15:20:00Z" w16du:dateUtc="2026-10-19T22:20:00Z">
            <w:r w:rsidRPr="0019520A">
              <w:rPr>
                <w:rFonts w:cs="Calibri"/>
                <w:sz w:val="22"/>
              </w:rPr>
              <w:t>|</w:t>
            </w:r>
          </w:ins>
          <w:del w:id="9" w:author="Carmen Khoury" w:date="2026-10-19T15:20:00Z" w16du:dateUtc="2026-10-19T22:20:00Z">
            <w:r w:rsidRPr="0019520A" w:rsidDel="00403349">
              <w:rPr>
                <w:rFonts w:cs="Calibri"/>
                <w:sz w:val="22"/>
              </w:rPr>
              <w:delText xml:space="preserve"> </w:delText>
            </w:r>
          </w:del>
          <w:r w:rsidRPr="0019520A">
            <w:rPr>
              <w:rFonts w:cs="Calibri"/>
              <w:sz w:val="22"/>
            </w:rPr>
            <w:t xml:space="preserve">  </w:t>
          </w:r>
          <w:r w:rsidRPr="0019520A">
            <w:rPr>
              <w:rFonts w:cs="Calibri"/>
              <w:b/>
              <w:bCs/>
              <w:sz w:val="22"/>
              <w:rPrChange w:id="10" w:author="Carmen Khoury" w:date="2026-10-19T15:20:00Z" w16du:dateUtc="2026-10-19T22:20:00Z">
                <w:rPr>
                  <w:sz w:val="18"/>
                </w:rPr>
              </w:rPrChange>
            </w:rPr>
            <w:t>Time</w:t>
          </w:r>
          <w:r w:rsidRPr="0019520A">
            <w:rPr>
              <w:rFonts w:cs="Calibri"/>
              <w:sz w:val="22"/>
            </w:rPr>
            <w:t xml:space="preserve">: 45 mins  </w:t>
          </w:r>
          <w:ins w:id="11" w:author="Carmen Khoury" w:date="2026-10-19T15:20:00Z" w16du:dateUtc="2026-10-19T22:20:00Z">
            <w:r w:rsidRPr="0019520A">
              <w:rPr>
                <w:rFonts w:cs="Calibri"/>
                <w:sz w:val="22"/>
              </w:rPr>
              <w:t>|</w:t>
            </w:r>
          </w:ins>
          <w:r w:rsidRPr="0019520A">
            <w:rPr>
              <w:rFonts w:cs="Calibri"/>
              <w:sz w:val="22"/>
            </w:rPr>
            <w:t xml:space="preserve">   </w:t>
          </w:r>
          <w:r w:rsidRPr="0019520A">
            <w:rPr>
              <w:rFonts w:cs="Calibri"/>
              <w:b/>
              <w:bCs/>
              <w:sz w:val="22"/>
              <w:rPrChange w:id="12" w:author="Carmen Khoury" w:date="2026-10-19T15:20:00Z" w16du:dateUtc="2026-10-19T22:20:00Z">
                <w:rPr>
                  <w:sz w:val="18"/>
                </w:rPr>
              </w:rPrChange>
            </w:rPr>
            <w:t>Skills:</w:t>
          </w:r>
          <w:r w:rsidRPr="0019520A">
            <w:rPr>
              <w:rFonts w:cs="Calibri"/>
              <w:sz w:val="22"/>
            </w:rPr>
            <w:t xml:space="preserve"> reading, writing, speaking</w:t>
          </w:r>
          <w:ins w:id="13" w:author="Carmen Khoury" w:date="2026-10-19T15:19:00Z" w16du:dateUtc="2026-10-19T22:19:00Z">
            <w:r w:rsidRPr="0019520A">
              <w:rPr>
                <w:rFonts w:cs="Calibri"/>
                <w:sz w:val="22"/>
              </w:rPr>
              <w:t xml:space="preserve"> </w:t>
            </w:r>
          </w:ins>
          <w:ins w:id="14" w:author="Carmen Khoury" w:date="2026-10-19T15:20:00Z" w16du:dateUtc="2026-10-19T22:20:00Z">
            <w:r w:rsidRPr="0019520A">
              <w:rPr>
                <w:rFonts w:cs="Calibri"/>
                <w:sz w:val="22"/>
              </w:rPr>
              <w:t xml:space="preserve"> | </w:t>
            </w:r>
          </w:ins>
          <w:ins w:id="15" w:author="Carmen Khoury" w:date="2026-10-19T15:21:00Z" w16du:dateUtc="2026-10-19T22:21:00Z">
            <w:r w:rsidRPr="0019520A">
              <w:rPr>
                <w:rFonts w:cs="Calibri"/>
                <w:sz w:val="22"/>
              </w:rPr>
              <w:t xml:space="preserve"> </w:t>
            </w:r>
            <w:r w:rsidRPr="0019520A">
              <w:rPr>
                <w:rFonts w:cs="Calibri"/>
                <w:b/>
                <w:bCs/>
                <w:sz w:val="22"/>
                <w:rPrChange w:id="16" w:author="Carmen Khoury" w:date="2026-10-19T15:23:00Z" w16du:dateUtc="2026-10-19T22:23:00Z">
                  <w:rPr>
                    <w:sz w:val="18"/>
                  </w:rPr>
                </w:rPrChange>
              </w:rPr>
              <w:t>Materials Needed:</w:t>
            </w:r>
          </w:ins>
          <w:ins w:id="17" w:author="Carmen Khoury" w:date="2026-10-19T15:22:00Z" w16du:dateUtc="2026-10-19T22:22:00Z">
            <w:r w:rsidRPr="0019520A">
              <w:rPr>
                <w:rFonts w:cs="Calibri"/>
                <w:sz w:val="22"/>
              </w:rPr>
              <w:t xml:space="preserve"> </w:t>
            </w:r>
          </w:ins>
          <w:ins w:id="18" w:author="Carmen Khoury" w:date="2026-10-19T15:21:00Z" w16du:dateUtc="2026-10-19T22:21:00Z">
            <w:r w:rsidRPr="0019520A">
              <w:rPr>
                <w:rFonts w:cs="Calibri"/>
                <w:sz w:val="22"/>
              </w:rPr>
              <w:t xml:space="preserve"> </w:t>
            </w:r>
          </w:ins>
          <w:ins w:id="19" w:author="Carmen Khoury" w:date="2026-10-19T15:23:00Z" w16du:dateUtc="2026-10-19T22:23:00Z">
            <w:r w:rsidRPr="0019520A">
              <w:rPr>
                <w:rFonts w:cs="Calibri"/>
                <w:sz w:val="22"/>
              </w:rPr>
              <w:t>worksheet</w:t>
            </w:r>
          </w:ins>
          <w:ins w:id="20" w:author="Carmen Khoury" w:date="2026-10-19T15:32:00Z" w16du:dateUtc="2026-10-19T22:32:00Z">
            <w:r w:rsidRPr="0019520A">
              <w:rPr>
                <w:rFonts w:cs="Calibri"/>
                <w:sz w:val="22"/>
              </w:rPr>
              <w:t>, red pen and</w:t>
            </w:r>
          </w:ins>
          <w:ins w:id="21" w:author="Carmen Khoury" w:date="2026-10-19T15:23:00Z" w16du:dateUtc="2026-10-19T22:23:00Z">
            <w:r w:rsidRPr="0019520A">
              <w:rPr>
                <w:rFonts w:cs="Calibri"/>
                <w:sz w:val="22"/>
              </w:rPr>
              <w:t xml:space="preserve"> pencil</w:t>
            </w:r>
          </w:ins>
        </w:p>
        <w:p w14:paraId="5CAAB1AE" w14:textId="77777777" w:rsidR="000B3BFC" w:rsidRPr="0019520A" w:rsidRDefault="000B3BFC" w:rsidP="000B3BFC">
          <w:pPr>
            <w:rPr>
              <w:ins w:id="22" w:author="Carmen Khoury" w:date="2026-10-19T15:19:00Z" w16du:dateUtc="2026-10-19T22:19:00Z"/>
              <w:rFonts w:cs="Calibri"/>
              <w:b/>
              <w:sz w:val="22"/>
            </w:rPr>
          </w:pPr>
        </w:p>
        <w:p w14:paraId="1B6F4D62" w14:textId="77777777" w:rsidR="000B3BFC" w:rsidRPr="0019520A" w:rsidRDefault="000B3BFC" w:rsidP="000B3BFC">
          <w:pPr>
            <w:rPr>
              <w:ins w:id="23" w:author="Carmen Khoury" w:date="2026-10-19T15:23:00Z" w16du:dateUtc="2026-10-19T22:23:00Z"/>
              <w:rFonts w:cs="Calibri"/>
              <w:bCs/>
              <w:sz w:val="22"/>
            </w:rPr>
          </w:pPr>
          <w:r w:rsidRPr="0019520A">
            <w:rPr>
              <w:rFonts w:cs="Calibri"/>
              <w:b/>
              <w:sz w:val="22"/>
            </w:rPr>
            <w:t xml:space="preserve">Objective: </w:t>
          </w:r>
          <w:del w:id="24" w:author="Carmen Khoury" w:date="2026-10-19T15:23:00Z" w16du:dateUtc="2026-10-19T22:23:00Z">
            <w:r w:rsidRPr="0019520A" w:rsidDel="00A408C0">
              <w:rPr>
                <w:rFonts w:cs="Calibri"/>
                <w:bCs/>
                <w:sz w:val="22"/>
                <w:rPrChange w:id="25" w:author="Carmen Khoury" w:date="2026-10-19T15:19:00Z" w16du:dateUtc="2026-10-19T22:19:00Z">
                  <w:rPr>
                    <w:b/>
                  </w:rPr>
                </w:rPrChange>
              </w:rPr>
              <w:delText xml:space="preserve">Students </w:delText>
            </w:r>
          </w:del>
          <w:ins w:id="26" w:author="Carmen Khoury" w:date="2026-10-19T15:23:00Z" w16du:dateUtc="2026-10-19T22:23:00Z">
            <w:r w:rsidRPr="0019520A">
              <w:rPr>
                <w:rFonts w:cs="Calibri"/>
                <w:bCs/>
                <w:sz w:val="22"/>
              </w:rPr>
              <w:t>By the end of this lesson, I will be able to:</w:t>
            </w:r>
          </w:ins>
        </w:p>
        <w:p w14:paraId="17F87508" w14:textId="77777777" w:rsidR="000B3BFC" w:rsidRPr="0019520A" w:rsidRDefault="000B3BFC" w:rsidP="000B3BFC">
          <w:pPr>
            <w:pStyle w:val="ListParagraph"/>
            <w:numPr>
              <w:ilvl w:val="0"/>
              <w:numId w:val="10"/>
            </w:numPr>
            <w:rPr>
              <w:ins w:id="27" w:author="Carmen Khoury" w:date="2026-10-19T15:53:00Z" w16du:dateUtc="2026-10-19T22:53:00Z"/>
              <w:rFonts w:cs="Calibri"/>
              <w:bCs/>
              <w:sz w:val="22"/>
            </w:rPr>
          </w:pPr>
          <w:del w:id="28" w:author="Carmen Khoury" w:date="2026-10-19T15:24:00Z" w16du:dateUtc="2026-10-19T22:24:00Z">
            <w:r w:rsidRPr="0019520A" w:rsidDel="00A408C0">
              <w:rPr>
                <w:rFonts w:cs="Calibri"/>
                <w:bCs/>
                <w:sz w:val="22"/>
                <w:rPrChange w:id="29" w:author="Carmen Khoury" w:date="2026-10-19T15:24:00Z" w16du:dateUtc="2026-10-19T22:24:00Z">
                  <w:rPr>
                    <w:b/>
                  </w:rPr>
                </w:rPrChange>
              </w:rPr>
              <w:delText xml:space="preserve">will </w:delText>
            </w:r>
          </w:del>
          <w:del w:id="30" w:author="Carmen Khoury" w:date="2026-10-19T15:25:00Z" w16du:dateUtc="2026-10-19T22:25:00Z">
            <w:r w:rsidRPr="0019520A" w:rsidDel="0030496F">
              <w:rPr>
                <w:rFonts w:cs="Calibri"/>
                <w:bCs/>
                <w:sz w:val="22"/>
                <w:rPrChange w:id="31" w:author="Carmen Khoury" w:date="2026-10-19T15:24:00Z" w16du:dateUtc="2026-10-19T22:24:00Z">
                  <w:rPr>
                    <w:b/>
                  </w:rPr>
                </w:rPrChange>
              </w:rPr>
              <w:delText xml:space="preserve">understand </w:delText>
            </w:r>
          </w:del>
          <w:ins w:id="32" w:author="Carmen Khoury" w:date="2026-10-19T16:38:00Z" w16du:dateUtc="2026-10-19T23:38:00Z">
            <w:r w:rsidRPr="0019520A">
              <w:rPr>
                <w:rFonts w:cs="Calibri"/>
                <w:bCs/>
                <w:sz w:val="22"/>
              </w:rPr>
              <w:t>identify</w:t>
            </w:r>
          </w:ins>
          <w:ins w:id="33" w:author="Carmen Khoury" w:date="2026-10-19T15:25:00Z" w16du:dateUtc="2026-10-19T22:25:00Z">
            <w:r w:rsidRPr="0019520A">
              <w:rPr>
                <w:rFonts w:cs="Calibri"/>
                <w:bCs/>
                <w:sz w:val="22"/>
              </w:rPr>
              <w:t xml:space="preserve"> </w:t>
            </w:r>
          </w:ins>
          <w:r w:rsidRPr="0019520A">
            <w:rPr>
              <w:rFonts w:cs="Calibri"/>
              <w:bCs/>
              <w:sz w:val="22"/>
              <w:rPrChange w:id="34" w:author="Carmen Khoury" w:date="2026-10-19T15:24:00Z" w16du:dateUtc="2026-10-19T22:24:00Z">
                <w:rPr>
                  <w:b/>
                </w:rPr>
              </w:rPrChange>
            </w:rPr>
            <w:t xml:space="preserve">hedging </w:t>
          </w:r>
          <w:del w:id="35" w:author="Carmen Khoury" w:date="2026-10-19T15:25:00Z" w16du:dateUtc="2026-10-19T22:25:00Z">
            <w:r w:rsidRPr="0019520A" w:rsidDel="00725A52">
              <w:rPr>
                <w:rFonts w:cs="Calibri"/>
                <w:bCs/>
                <w:sz w:val="22"/>
                <w:rPrChange w:id="36" w:author="Carmen Khoury" w:date="2026-10-19T15:24:00Z" w16du:dateUtc="2026-10-19T22:24:00Z">
                  <w:rPr>
                    <w:b/>
                  </w:rPr>
                </w:rPrChange>
              </w:rPr>
              <w:delText xml:space="preserve">language </w:delText>
            </w:r>
          </w:del>
          <w:ins w:id="37" w:author="Carmen Khoury" w:date="2026-10-19T15:25:00Z" w16du:dateUtc="2026-10-19T22:25:00Z">
            <w:r w:rsidRPr="0019520A">
              <w:rPr>
                <w:rFonts w:cs="Calibri"/>
                <w:bCs/>
                <w:sz w:val="22"/>
              </w:rPr>
              <w:t xml:space="preserve">related vocabulary </w:t>
            </w:r>
          </w:ins>
          <w:ins w:id="38" w:author="Carmen Khoury" w:date="2026-10-19T16:38:00Z" w16du:dateUtc="2026-10-19T23:38:00Z">
            <w:r w:rsidRPr="0019520A">
              <w:rPr>
                <w:rFonts w:cs="Calibri"/>
                <w:bCs/>
                <w:sz w:val="22"/>
              </w:rPr>
              <w:t>to complete sentences</w:t>
            </w:r>
          </w:ins>
        </w:p>
        <w:p w14:paraId="31AE71E0" w14:textId="77777777" w:rsidR="000B3BFC" w:rsidRPr="0019520A" w:rsidRDefault="000B3BFC" w:rsidP="000B3BFC">
          <w:pPr>
            <w:pStyle w:val="ListParagraph"/>
            <w:numPr>
              <w:ilvl w:val="0"/>
              <w:numId w:val="10"/>
            </w:numPr>
            <w:rPr>
              <w:ins w:id="39" w:author="Carmen Khoury" w:date="2026-10-19T15:25:00Z" w16du:dateUtc="2026-10-19T22:25:00Z"/>
              <w:rFonts w:cs="Calibri"/>
              <w:bCs/>
              <w:sz w:val="22"/>
            </w:rPr>
          </w:pPr>
          <w:ins w:id="40" w:author="Carmen Khoury" w:date="2026-10-19T15:53:00Z" w16du:dateUtc="2026-10-19T22:53:00Z">
            <w:r w:rsidRPr="0019520A">
              <w:rPr>
                <w:rFonts w:cs="Calibri"/>
                <w:bCs/>
                <w:sz w:val="22"/>
              </w:rPr>
              <w:t>illustrate</w:t>
            </w:r>
          </w:ins>
          <w:ins w:id="41" w:author="Carmen Khoury" w:date="2026-10-19T16:38:00Z" w16du:dateUtc="2026-10-19T23:38:00Z">
            <w:r w:rsidRPr="0019520A">
              <w:rPr>
                <w:rFonts w:cs="Calibri"/>
                <w:bCs/>
                <w:sz w:val="22"/>
              </w:rPr>
              <w:t xml:space="preserve"> the use of</w:t>
            </w:r>
          </w:ins>
          <w:ins w:id="42" w:author="Carmen Khoury" w:date="2026-10-19T15:53:00Z" w16du:dateUtc="2026-10-19T22:53:00Z">
            <w:r w:rsidRPr="0019520A">
              <w:rPr>
                <w:rFonts w:cs="Calibri"/>
                <w:bCs/>
                <w:sz w:val="22"/>
              </w:rPr>
              <w:t xml:space="preserve"> hedging language in a</w:t>
            </w:r>
          </w:ins>
          <w:ins w:id="43" w:author="Carmen Khoury" w:date="2026-10-19T15:54:00Z" w16du:dateUtc="2026-10-19T22:54:00Z">
            <w:r w:rsidRPr="0019520A">
              <w:rPr>
                <w:rFonts w:cs="Calibri"/>
                <w:bCs/>
                <w:sz w:val="22"/>
              </w:rPr>
              <w:t>n extract of a report</w:t>
            </w:r>
          </w:ins>
        </w:p>
        <w:p w14:paraId="0C535A2C" w14:textId="77777777" w:rsidR="000B3BFC" w:rsidRPr="0019520A" w:rsidRDefault="000B3BFC" w:rsidP="000B3BFC">
          <w:pPr>
            <w:pStyle w:val="ListParagraph"/>
            <w:rPr>
              <w:ins w:id="44" w:author="Carmen Khoury" w:date="2026-10-19T17:06:00Z" w16du:dateUtc="2026-10-20T00:06:00Z"/>
              <w:rFonts w:cs="Calibri"/>
              <w:bCs/>
              <w:sz w:val="22"/>
            </w:rPr>
          </w:pPr>
          <w:ins w:id="45" w:author="Carmen Khoury" w:date="2026-10-19T17:06:00Z" w16du:dateUtc="2026-10-20T00:06:00Z">
            <w:r w:rsidRPr="0019520A">
              <w:rPr>
                <w:rFonts w:cs="Calibri"/>
                <w:bCs/>
                <w:sz w:val="22"/>
              </w:rPr>
              <w:t>compose a 250-word report that uses hedging vocabulary to describe a personal work or school experience</w:t>
            </w:r>
          </w:ins>
        </w:p>
        <w:p w14:paraId="74B6FB82" w14:textId="77777777" w:rsidR="000B3BFC" w:rsidRPr="0019520A" w:rsidRDefault="000B3BFC">
          <w:pPr>
            <w:pStyle w:val="ListParagraph"/>
            <w:rPr>
              <w:rFonts w:cs="Calibri"/>
              <w:sz w:val="22"/>
            </w:rPr>
            <w:pPrChange w:id="46" w:author="Carmen Khoury" w:date="2026-10-19T15:27:00Z" w16du:dateUtc="2026-10-19T22:27:00Z">
              <w:pPr/>
            </w:pPrChange>
          </w:pPr>
          <w:del w:id="47" w:author="Carmen Khoury" w:date="2026-10-19T15:27:00Z" w16du:dateUtc="2026-10-19T22:27:00Z">
            <w:r w:rsidRPr="0019520A" w:rsidDel="00CB4689">
              <w:rPr>
                <w:rFonts w:cs="Calibri"/>
                <w:bCs/>
                <w:sz w:val="22"/>
                <w:rPrChange w:id="48" w:author="Carmen Khoury" w:date="2026-10-19T15:24:00Z" w16du:dateUtc="2026-10-19T22:24:00Z">
                  <w:rPr>
                    <w:b/>
                  </w:rPr>
                </w:rPrChange>
              </w:rPr>
              <w:delText>and appreciate why it is important.</w:delText>
            </w:r>
          </w:del>
        </w:p>
        <w:p w14:paraId="2ADBACE7" w14:textId="77777777" w:rsidR="000B3BFC" w:rsidRPr="0019520A" w:rsidRDefault="000B3BFC" w:rsidP="000B3BFC">
          <w:pPr>
            <w:rPr>
              <w:ins w:id="49" w:author="Carmen Khoury" w:date="2026-10-19T17:06:00Z" w16du:dateUtc="2026-10-20T00:06:00Z"/>
              <w:rFonts w:cs="Calibri"/>
              <w:b/>
              <w:sz w:val="22"/>
            </w:rPr>
          </w:pPr>
        </w:p>
        <w:p w14:paraId="4884EB5D" w14:textId="77777777" w:rsidR="000B3BFC" w:rsidRPr="0019520A" w:rsidRDefault="000B3BFC" w:rsidP="000B3BFC">
          <w:pPr>
            <w:rPr>
              <w:rFonts w:cs="Calibri"/>
              <w:sz w:val="22"/>
            </w:rPr>
          </w:pPr>
          <w:r w:rsidRPr="0019520A">
            <w:rPr>
              <w:rFonts w:cs="Calibri"/>
              <w:b/>
              <w:sz w:val="22"/>
            </w:rPr>
            <w:t>A. Warm up</w:t>
          </w:r>
          <w:ins w:id="50" w:author="Carmen Khoury" w:date="2026-10-19T15:27:00Z" w16du:dateUtc="2026-10-19T22:27:00Z">
            <w:r w:rsidRPr="0019520A">
              <w:rPr>
                <w:rFonts w:cs="Calibri"/>
                <w:b/>
                <w:sz w:val="22"/>
              </w:rPr>
              <w:t xml:space="preserve"> </w:t>
            </w:r>
            <w:commentRangeStart w:id="51"/>
            <w:r w:rsidRPr="0019520A">
              <w:rPr>
                <w:rFonts w:cs="Calibri"/>
                <w:b/>
                <w:sz w:val="22"/>
              </w:rPr>
              <w:t>(5 min)</w:t>
            </w:r>
          </w:ins>
          <w:commentRangeEnd w:id="51"/>
          <w:r w:rsidR="00C92E52" w:rsidRPr="0019520A">
            <w:rPr>
              <w:rStyle w:val="CommentReference"/>
              <w:rFonts w:cs="Calibri"/>
              <w:sz w:val="22"/>
              <w:szCs w:val="22"/>
            </w:rPr>
            <w:commentReference w:id="51"/>
          </w:r>
        </w:p>
        <w:p w14:paraId="2E4639A2" w14:textId="77777777" w:rsidR="000B3BFC" w:rsidRPr="0019520A" w:rsidRDefault="000B3BFC" w:rsidP="000B3BFC">
          <w:pPr>
            <w:rPr>
              <w:rFonts w:cs="Calibri"/>
              <w:sz w:val="22"/>
            </w:rPr>
          </w:pPr>
          <w:r w:rsidRPr="0019520A">
            <w:rPr>
              <w:rFonts w:cs="Calibri"/>
              <w:sz w:val="22"/>
            </w:rPr>
            <w:t xml:space="preserve">Discuss </w:t>
          </w:r>
          <w:ins w:id="52" w:author="Carmen Khoury" w:date="2026-10-19T15:27:00Z" w16du:dateUtc="2026-10-19T22:27:00Z">
            <w:r w:rsidRPr="0019520A">
              <w:rPr>
                <w:rFonts w:cs="Calibri"/>
                <w:sz w:val="22"/>
              </w:rPr>
              <w:t xml:space="preserve">the following </w:t>
            </w:r>
          </w:ins>
          <w:r w:rsidRPr="0019520A">
            <w:rPr>
              <w:rFonts w:cs="Calibri"/>
              <w:sz w:val="22"/>
            </w:rPr>
            <w:t xml:space="preserve">with </w:t>
          </w:r>
          <w:del w:id="53" w:author="Carmen Khoury" w:date="2026-10-19T15:27:00Z" w16du:dateUtc="2026-10-19T22:27:00Z">
            <w:r w:rsidRPr="0019520A" w:rsidDel="00CB4689">
              <w:rPr>
                <w:rFonts w:cs="Calibri"/>
                <w:sz w:val="22"/>
              </w:rPr>
              <w:delText>you</w:delText>
            </w:r>
          </w:del>
          <w:ins w:id="54" w:author="Carmen Khoury" w:date="2026-10-19T15:27:00Z" w16du:dateUtc="2026-10-19T22:27:00Z">
            <w:r w:rsidRPr="0019520A">
              <w:rPr>
                <w:rFonts w:cs="Calibri"/>
                <w:sz w:val="22"/>
              </w:rPr>
              <w:t>your</w:t>
            </w:r>
          </w:ins>
          <w:r w:rsidRPr="0019520A">
            <w:rPr>
              <w:rFonts w:cs="Calibri"/>
              <w:sz w:val="22"/>
            </w:rPr>
            <w:t xml:space="preserve"> partner</w:t>
          </w:r>
          <w:ins w:id="55" w:author="Carmen Khoury" w:date="2026-10-19T15:28:00Z" w16du:dateUtc="2026-10-19T22:28:00Z">
            <w:r w:rsidRPr="0019520A">
              <w:rPr>
                <w:rFonts w:cs="Calibri"/>
                <w:sz w:val="22"/>
              </w:rPr>
              <w:t xml:space="preserve">: </w:t>
            </w:r>
          </w:ins>
          <w:del w:id="56" w:author="Carmen Khoury" w:date="2026-10-19T15:28:00Z" w16du:dateUtc="2026-10-19T22:28:00Z">
            <w:r w:rsidRPr="0019520A" w:rsidDel="00CB4689">
              <w:rPr>
                <w:rFonts w:cs="Calibri"/>
                <w:sz w:val="22"/>
              </w:rPr>
              <w:delText xml:space="preserve">. </w:delText>
            </w:r>
          </w:del>
          <w:r w:rsidRPr="0019520A">
            <w:rPr>
              <w:rFonts w:cs="Calibri"/>
              <w:sz w:val="22"/>
            </w:rPr>
            <w:t>Why do writers and speakers sometimes avoid saying things directly? Think about your own job or study experiences</w:t>
          </w:r>
          <w:ins w:id="57" w:author="Carmen Khoury" w:date="2026-10-19T15:28:00Z" w16du:dateUtc="2026-10-19T22:28:00Z">
            <w:r w:rsidRPr="0019520A">
              <w:rPr>
                <w:rFonts w:cs="Calibri"/>
                <w:sz w:val="22"/>
              </w:rPr>
              <w:t xml:space="preserve">. Was there </w:t>
            </w:r>
          </w:ins>
          <w:ins w:id="58" w:author="Carmen Khoury" w:date="2026-10-19T15:29:00Z" w16du:dateUtc="2026-10-19T22:29:00Z">
            <w:r w:rsidRPr="0019520A">
              <w:rPr>
                <w:rFonts w:cs="Calibri"/>
                <w:sz w:val="22"/>
              </w:rPr>
              <w:t>ever an</w:t>
            </w:r>
          </w:ins>
          <w:ins w:id="59" w:author="Carmen Khoury" w:date="2026-10-19T15:28:00Z" w16du:dateUtc="2026-10-19T22:28:00Z">
            <w:r w:rsidRPr="0019520A">
              <w:rPr>
                <w:rFonts w:cs="Calibri"/>
                <w:sz w:val="22"/>
              </w:rPr>
              <w:t xml:space="preserve"> instance in which you avoided saying </w:t>
            </w:r>
          </w:ins>
          <w:ins w:id="60" w:author="Carmen Khoury" w:date="2026-10-19T15:29:00Z" w16du:dateUtc="2026-10-19T22:29:00Z">
            <w:r w:rsidRPr="0019520A">
              <w:rPr>
                <w:rFonts w:cs="Calibri"/>
                <w:sz w:val="22"/>
              </w:rPr>
              <w:t>something directly to a co-worker or peer?</w:t>
            </w:r>
          </w:ins>
          <w:del w:id="61" w:author="Carmen Khoury" w:date="2026-10-19T15:28:00Z" w16du:dateUtc="2026-10-19T22:28:00Z">
            <w:r w:rsidRPr="0019520A" w:rsidDel="00F657A8">
              <w:rPr>
                <w:rFonts w:cs="Calibri"/>
                <w:sz w:val="22"/>
              </w:rPr>
              <w:delText xml:space="preserve">! </w:delText>
            </w:r>
          </w:del>
        </w:p>
        <w:p w14:paraId="571DD670" w14:textId="77777777" w:rsidR="000B3BFC" w:rsidRPr="0019520A" w:rsidRDefault="000B3BFC" w:rsidP="000B3BFC">
          <w:pPr>
            <w:rPr>
              <w:ins w:id="62" w:author="Carmen Khoury" w:date="2026-10-19T15:33:00Z" w16du:dateUtc="2026-10-19T22:33:00Z"/>
              <w:rFonts w:cs="Calibri"/>
              <w:b/>
              <w:sz w:val="22"/>
            </w:rPr>
          </w:pPr>
        </w:p>
        <w:p w14:paraId="2EB877AE" w14:textId="77777777" w:rsidR="000B3BFC" w:rsidRPr="0019520A" w:rsidRDefault="000B3BFC" w:rsidP="000B3BFC">
          <w:pPr>
            <w:rPr>
              <w:moveTo w:id="63" w:author="Carmen Khoury" w:date="2026-10-19T15:33:00Z" w16du:dateUtc="2026-10-19T22:33:00Z"/>
              <w:rFonts w:cs="Calibri"/>
              <w:sz w:val="22"/>
              <w:rPrChange w:id="64" w:author="Carmen Khoury" w:date="2026-10-19T16:27:00Z" w16du:dateUtc="2026-10-19T23:27:00Z">
                <w:rPr>
                  <w:moveTo w:id="65" w:author="Carmen Khoury" w:date="2026-10-19T15:33:00Z" w16du:dateUtc="2026-10-19T22:33:00Z"/>
                </w:rPr>
              </w:rPrChange>
            </w:rPr>
          </w:pPr>
          <w:moveToRangeStart w:id="66" w:author="Carmen Khoury" w:date="2026-10-19T15:33:00Z" w:name="move243316452"/>
          <w:moveTo w:id="67" w:author="Carmen Khoury" w:date="2026-10-19T15:33:00Z" w16du:dateUtc="2026-10-19T22:33:00Z">
            <w:del w:id="68" w:author="Carmen Khoury" w:date="2026-10-19T15:34:00Z" w16du:dateUtc="2026-10-19T22:34:00Z">
              <w:r w:rsidRPr="0019520A" w:rsidDel="009D343F">
                <w:rPr>
                  <w:rFonts w:cs="Calibri"/>
                  <w:b/>
                  <w:sz w:val="22"/>
                  <w:rPrChange w:id="69" w:author="Carmen Khoury" w:date="2026-10-19T16:27:00Z" w16du:dateUtc="2026-10-19T23:27:00Z">
                    <w:rPr>
                      <w:b/>
                      <w:sz w:val="22"/>
                    </w:rPr>
                  </w:rPrChange>
                </w:rPr>
                <w:delText>C.</w:delText>
              </w:r>
            </w:del>
          </w:moveTo>
          <w:ins w:id="70" w:author="Carmen Khoury" w:date="2026-10-19T15:34:00Z" w16du:dateUtc="2026-10-19T22:34:00Z">
            <w:r w:rsidRPr="0019520A">
              <w:rPr>
                <w:rFonts w:cs="Calibri"/>
                <w:b/>
                <w:sz w:val="22"/>
                <w:rPrChange w:id="71" w:author="Carmen Khoury" w:date="2026-10-19T16:27:00Z" w16du:dateUtc="2026-10-19T23:27:00Z">
                  <w:rPr>
                    <w:b/>
                    <w:sz w:val="22"/>
                  </w:rPr>
                </w:rPrChange>
              </w:rPr>
              <w:t>B</w:t>
            </w:r>
          </w:ins>
          <w:moveTo w:id="72" w:author="Carmen Khoury" w:date="2026-10-19T15:33:00Z" w16du:dateUtc="2026-10-19T22:33:00Z">
            <w:r w:rsidRPr="0019520A">
              <w:rPr>
                <w:rFonts w:cs="Calibri"/>
                <w:b/>
                <w:sz w:val="22"/>
                <w:rPrChange w:id="73" w:author="Carmen Khoury" w:date="2026-10-19T16:27:00Z" w16du:dateUtc="2026-10-19T23:27:00Z">
                  <w:rPr>
                    <w:b/>
                    <w:sz w:val="22"/>
                  </w:rPr>
                </w:rPrChange>
              </w:rPr>
              <w:t xml:space="preserve"> Language </w:t>
            </w:r>
          </w:moveTo>
          <w:ins w:id="74" w:author="Carmen Khoury" w:date="2026-10-19T15:59:00Z" w16du:dateUtc="2026-10-19T22:59:00Z">
            <w:r w:rsidRPr="0019520A">
              <w:rPr>
                <w:rFonts w:cs="Calibri"/>
                <w:b/>
                <w:sz w:val="22"/>
                <w:rPrChange w:id="75" w:author="Carmen Khoury" w:date="2026-10-19T16:27:00Z" w16du:dateUtc="2026-10-19T23:27:00Z">
                  <w:rPr>
                    <w:b/>
                    <w:sz w:val="22"/>
                  </w:rPr>
                </w:rPrChange>
              </w:rPr>
              <w:t>F</w:t>
            </w:r>
          </w:ins>
          <w:moveTo w:id="76" w:author="Carmen Khoury" w:date="2026-10-19T15:33:00Z" w16du:dateUtc="2026-10-19T22:33:00Z">
            <w:del w:id="77" w:author="Carmen Khoury" w:date="2026-10-19T15:59:00Z" w16du:dateUtc="2026-10-19T22:59:00Z">
              <w:r w:rsidRPr="0019520A" w:rsidDel="00437493">
                <w:rPr>
                  <w:rFonts w:cs="Calibri"/>
                  <w:b/>
                  <w:sz w:val="22"/>
                  <w:rPrChange w:id="78" w:author="Carmen Khoury" w:date="2026-10-19T16:27:00Z" w16du:dateUtc="2026-10-19T23:27:00Z">
                    <w:rPr>
                      <w:b/>
                      <w:sz w:val="22"/>
                    </w:rPr>
                  </w:rPrChange>
                </w:rPr>
                <w:delText>f</w:delText>
              </w:r>
            </w:del>
            <w:r w:rsidRPr="0019520A">
              <w:rPr>
                <w:rFonts w:cs="Calibri"/>
                <w:b/>
                <w:sz w:val="22"/>
                <w:rPrChange w:id="79" w:author="Carmen Khoury" w:date="2026-10-19T16:27:00Z" w16du:dateUtc="2026-10-19T23:27:00Z">
                  <w:rPr>
                    <w:b/>
                    <w:sz w:val="22"/>
                  </w:rPr>
                </w:rPrChange>
              </w:rPr>
              <w:t>ocus</w:t>
            </w:r>
          </w:moveTo>
          <w:ins w:id="80" w:author="Carmen Khoury" w:date="2026-10-19T16:15:00Z" w16du:dateUtc="2026-10-19T23:15:00Z">
            <w:r w:rsidRPr="0019520A">
              <w:rPr>
                <w:rFonts w:cs="Calibri"/>
                <w:b/>
                <w:sz w:val="22"/>
                <w:rPrChange w:id="81" w:author="Carmen Khoury" w:date="2026-10-19T16:27:00Z" w16du:dateUtc="2026-10-19T23:27:00Z">
                  <w:rPr>
                    <w:b/>
                    <w:sz w:val="22"/>
                  </w:rPr>
                </w:rPrChange>
              </w:rPr>
              <w:t xml:space="preserve"> (10 min)</w:t>
            </w:r>
          </w:ins>
        </w:p>
        <w:p w14:paraId="75D424C0" w14:textId="77777777" w:rsidR="000B3BFC" w:rsidRPr="0019520A" w:rsidRDefault="000B3BFC" w:rsidP="000B3BFC">
          <w:pPr>
            <w:rPr>
              <w:moveTo w:id="82" w:author="Carmen Khoury" w:date="2026-10-19T15:33:00Z" w16du:dateUtc="2026-10-19T22:33:00Z"/>
              <w:rFonts w:cs="Calibri"/>
              <w:sz w:val="22"/>
            </w:rPr>
          </w:pPr>
          <w:ins w:id="83" w:author="Carmen Khoury" w:date="2026-10-19T16:15:00Z" w16du:dateUtc="2026-10-19T23:15:00Z">
            <w:r w:rsidRPr="0019520A">
              <w:rPr>
                <w:rFonts w:cs="Calibri"/>
                <w:sz w:val="22"/>
              </w:rPr>
              <w:t>Let’s take</w:t>
            </w:r>
          </w:ins>
          <w:ins w:id="84" w:author="Carmen Khoury" w:date="2026-10-19T16:16:00Z" w16du:dateUtc="2026-10-19T23:16:00Z">
            <w:r w:rsidRPr="0019520A">
              <w:rPr>
                <w:rFonts w:cs="Calibri"/>
                <w:sz w:val="22"/>
              </w:rPr>
              <w:t xml:space="preserve"> 5 min to review</w:t>
            </w:r>
          </w:ins>
          <w:ins w:id="85" w:author="Carmen Khoury" w:date="2026-10-19T16:15:00Z" w16du:dateUtc="2026-10-19T23:15:00Z">
            <w:r w:rsidRPr="0019520A">
              <w:rPr>
                <w:rFonts w:cs="Calibri"/>
                <w:sz w:val="22"/>
              </w:rPr>
              <w:t xml:space="preserve"> the new language together as a class. </w:t>
            </w:r>
          </w:ins>
          <w:moveTo w:id="86" w:author="Carmen Khoury" w:date="2026-10-19T15:33:00Z" w16du:dateUtc="2026-10-19T22:33:00Z">
            <w:r w:rsidRPr="0019520A">
              <w:rPr>
                <w:rFonts w:cs="Calibri"/>
                <w:sz w:val="22"/>
              </w:rPr>
              <w:t>Hedging (also called softening</w:t>
            </w:r>
          </w:moveTo>
          <w:ins w:id="87" w:author="Carmen Khoury" w:date="2026-10-19T15:34:00Z" w16du:dateUtc="2026-10-19T22:34:00Z">
            <w:r w:rsidRPr="0019520A">
              <w:rPr>
                <w:rFonts w:cs="Calibri"/>
                <w:sz w:val="22"/>
              </w:rPr>
              <w:t>,</w:t>
            </w:r>
          </w:ins>
          <w:ins w:id="88" w:author="Carmen Khoury" w:date="2026-10-19T17:10:00Z" w16du:dateUtc="2026-10-20T00:10:00Z">
            <w:r w:rsidRPr="0019520A">
              <w:rPr>
                <w:rFonts w:cs="Calibri"/>
                <w:sz w:val="22"/>
              </w:rPr>
              <w:t xml:space="preserve"> </w:t>
            </w:r>
          </w:ins>
          <w:moveTo w:id="89" w:author="Carmen Khoury" w:date="2026-10-19T15:33:00Z" w16du:dateUtc="2026-10-19T22:33:00Z">
            <w:del w:id="90" w:author="Carmen Khoury" w:date="2026-10-19T15:34:00Z" w16du:dateUtc="2026-10-19T22:34:00Z">
              <w:r w:rsidRPr="0019520A" w:rsidDel="00755A3B">
                <w:rPr>
                  <w:rFonts w:cs="Calibri"/>
                  <w:sz w:val="22"/>
                </w:rPr>
                <w:delText xml:space="preserve"> language, </w:delText>
              </w:r>
            </w:del>
            <w:r w:rsidRPr="0019520A">
              <w:rPr>
                <w:rFonts w:cs="Calibri"/>
                <w:sz w:val="22"/>
              </w:rPr>
              <w:t>cautious</w:t>
            </w:r>
            <w:del w:id="91" w:author="Carmen Khoury" w:date="2026-10-19T15:34:00Z" w16du:dateUtc="2026-10-19T22:34:00Z">
              <w:r w:rsidRPr="0019520A" w:rsidDel="00755A3B">
                <w:rPr>
                  <w:rFonts w:cs="Calibri"/>
                  <w:sz w:val="22"/>
                </w:rPr>
                <w:delText xml:space="preserve"> language</w:delText>
              </w:r>
            </w:del>
            <w:r w:rsidRPr="0019520A">
              <w:rPr>
                <w:rFonts w:cs="Calibri"/>
                <w:sz w:val="22"/>
              </w:rPr>
              <w:t xml:space="preserve">, or ‘vague language’) </w:t>
            </w:r>
            <w:del w:id="92" w:author="Carmen Khoury" w:date="2026-10-19T15:34:00Z" w16du:dateUtc="2026-10-19T22:34:00Z">
              <w:r w:rsidRPr="0019520A" w:rsidDel="00755A3B">
                <w:rPr>
                  <w:rFonts w:cs="Calibri"/>
                  <w:sz w:val="22"/>
                </w:rPr>
                <w:delText>lets</w:delText>
              </w:r>
            </w:del>
          </w:moveTo>
          <w:ins w:id="93" w:author="Carmen Khoury" w:date="2026-10-19T15:34:00Z" w16du:dateUtc="2026-10-19T22:34:00Z">
            <w:r w:rsidRPr="0019520A">
              <w:rPr>
                <w:rFonts w:cs="Calibri"/>
                <w:sz w:val="22"/>
              </w:rPr>
              <w:t>enables</w:t>
            </w:r>
          </w:ins>
          <w:moveTo w:id="94" w:author="Carmen Khoury" w:date="2026-10-19T15:33:00Z" w16du:dateUtc="2026-10-19T22:33:00Z">
            <w:r w:rsidRPr="0019520A">
              <w:rPr>
                <w:rFonts w:cs="Calibri"/>
                <w:sz w:val="22"/>
              </w:rPr>
              <w:t xml:space="preserve"> writers</w:t>
            </w:r>
          </w:moveTo>
          <w:ins w:id="95" w:author="Carmen Khoury" w:date="2026-10-19T15:34:00Z" w16du:dateUtc="2026-10-19T22:34:00Z">
            <w:r w:rsidRPr="0019520A">
              <w:rPr>
                <w:rFonts w:cs="Calibri"/>
                <w:sz w:val="22"/>
              </w:rPr>
              <w:t xml:space="preserve"> to</w:t>
            </w:r>
          </w:ins>
          <w:moveTo w:id="96" w:author="Carmen Khoury" w:date="2026-10-19T15:33:00Z" w16du:dateUtc="2026-10-19T22:33:00Z">
            <w:r w:rsidRPr="0019520A">
              <w:rPr>
                <w:rFonts w:cs="Calibri"/>
                <w:sz w:val="22"/>
              </w:rPr>
              <w:t xml:space="preserve"> sound less certain. There are three main types:</w:t>
            </w:r>
          </w:moveTo>
        </w:p>
        <w:p w14:paraId="6692D215" w14:textId="77777777" w:rsidR="000B3BFC" w:rsidRPr="0019520A" w:rsidRDefault="000B3BFC" w:rsidP="000B3BFC">
          <w:pPr>
            <w:pStyle w:val="ListBullet"/>
            <w:rPr>
              <w:moveTo w:id="97" w:author="Carmen Khoury" w:date="2026-10-19T15:33:00Z" w16du:dateUtc="2026-10-19T22:33:00Z"/>
              <w:rFonts w:cs="Calibri"/>
              <w:sz w:val="22"/>
            </w:rPr>
          </w:pPr>
          <w:commentRangeStart w:id="98"/>
          <w:moveTo w:id="99" w:author="Carmen Khoury" w:date="2026-10-19T15:33:00Z" w16du:dateUtc="2026-10-19T22:33:00Z">
            <w:r w:rsidRPr="0019520A">
              <w:rPr>
                <w:rFonts w:cs="Calibri"/>
                <w:b/>
                <w:bCs/>
                <w:sz w:val="22"/>
                <w:rPrChange w:id="100" w:author="Carmen Khoury" w:date="2026-10-19T15:35:00Z" w16du:dateUtc="2026-10-19T22:35:00Z">
                  <w:rPr/>
                </w:rPrChange>
              </w:rPr>
              <w:t>Modal verbs</w:t>
            </w:r>
            <w:r w:rsidRPr="0019520A">
              <w:rPr>
                <w:rFonts w:cs="Calibri"/>
                <w:sz w:val="22"/>
              </w:rPr>
              <w:t xml:space="preserve">: may, might, could, </w:t>
            </w:r>
            <w:del w:id="101" w:author="Carmen Khoury" w:date="2026-10-19T15:37:00Z" w16du:dateUtc="2026-10-19T22:37:00Z">
              <w:r w:rsidRPr="0019520A" w:rsidDel="00916AEE">
                <w:rPr>
                  <w:rFonts w:cs="Calibri"/>
                  <w:sz w:val="22"/>
                </w:rPr>
                <w:delText>will (the weakest hedge)</w:delText>
              </w:r>
            </w:del>
          </w:moveTo>
          <w:ins w:id="102" w:author="Carmen Khoury" w:date="2026-10-19T15:37:00Z" w16du:dateUtc="2026-10-19T22:37:00Z">
            <w:r w:rsidRPr="0019520A">
              <w:rPr>
                <w:rFonts w:cs="Calibri"/>
                <w:sz w:val="22"/>
              </w:rPr>
              <w:t>would</w:t>
            </w:r>
          </w:ins>
        </w:p>
        <w:p w14:paraId="2992650B" w14:textId="77777777" w:rsidR="000B3BFC" w:rsidRPr="0019520A" w:rsidRDefault="000B3BFC" w:rsidP="000B3BFC">
          <w:pPr>
            <w:pStyle w:val="ListBullet"/>
            <w:rPr>
              <w:moveTo w:id="103" w:author="Carmen Khoury" w:date="2026-10-19T15:33:00Z" w16du:dateUtc="2026-10-19T22:33:00Z"/>
              <w:rFonts w:cs="Calibri"/>
              <w:sz w:val="22"/>
            </w:rPr>
          </w:pPr>
          <w:moveTo w:id="104" w:author="Carmen Khoury" w:date="2026-10-19T15:33:00Z" w16du:dateUtc="2026-10-19T22:33:00Z">
            <w:r w:rsidRPr="0019520A">
              <w:rPr>
                <w:rFonts w:cs="Calibri"/>
                <w:b/>
                <w:bCs/>
                <w:sz w:val="22"/>
                <w:rPrChange w:id="105" w:author="Carmen Khoury" w:date="2026-10-19T15:35:00Z" w16du:dateUtc="2026-10-19T22:35:00Z">
                  <w:rPr/>
                </w:rPrChange>
              </w:rPr>
              <w:t>Verbs:</w:t>
            </w:r>
            <w:r w:rsidRPr="0019520A">
              <w:rPr>
                <w:rFonts w:cs="Calibri"/>
                <w:sz w:val="22"/>
              </w:rPr>
              <w:t xml:space="preserve"> seem, appear, </w:t>
            </w:r>
            <w:del w:id="106" w:author="Carmen Khoury" w:date="2026-10-19T15:38:00Z" w16du:dateUtc="2026-10-19T22:38:00Z">
              <w:r w:rsidRPr="0019520A" w:rsidDel="00035655">
                <w:rPr>
                  <w:rFonts w:cs="Calibri"/>
                  <w:sz w:val="22"/>
                </w:rPr>
                <w:delText xml:space="preserve">tend to (a modal verb), </w:delText>
              </w:r>
            </w:del>
            <w:r w:rsidRPr="0019520A">
              <w:rPr>
                <w:rFonts w:cs="Calibri"/>
                <w:sz w:val="22"/>
              </w:rPr>
              <w:t>suggest</w:t>
            </w:r>
          </w:moveTo>
        </w:p>
        <w:p w14:paraId="703B22AC" w14:textId="77777777" w:rsidR="000B3BFC" w:rsidRPr="0019520A" w:rsidRDefault="000B3BFC" w:rsidP="000B3BFC">
          <w:pPr>
            <w:pStyle w:val="ListBullet"/>
            <w:rPr>
              <w:moveTo w:id="107" w:author="Carmen Khoury" w:date="2026-10-19T15:33:00Z" w16du:dateUtc="2026-10-19T22:33:00Z"/>
              <w:rFonts w:cs="Calibri"/>
              <w:sz w:val="22"/>
            </w:rPr>
          </w:pPr>
          <w:ins w:id="108" w:author="Carmen Khoury" w:date="2026-10-19T15:35:00Z" w16du:dateUtc="2026-10-19T22:35:00Z">
            <w:r w:rsidRPr="0019520A">
              <w:rPr>
                <w:rFonts w:cs="Calibri"/>
                <w:b/>
                <w:bCs/>
                <w:sz w:val="22"/>
              </w:rPr>
              <w:t>A</w:t>
            </w:r>
          </w:ins>
          <w:moveTo w:id="109" w:author="Carmen Khoury" w:date="2026-10-19T15:33:00Z" w16du:dateUtc="2026-10-19T22:33:00Z">
            <w:del w:id="110" w:author="Carmen Khoury" w:date="2026-10-19T15:35:00Z" w16du:dateUtc="2026-10-19T22:35:00Z">
              <w:r w:rsidRPr="0019520A" w:rsidDel="00511A4C">
                <w:rPr>
                  <w:rFonts w:cs="Calibri"/>
                  <w:b/>
                  <w:bCs/>
                  <w:sz w:val="22"/>
                  <w:rPrChange w:id="111" w:author="Carmen Khoury" w:date="2026-10-19T15:35:00Z" w16du:dateUtc="2026-10-19T22:35:00Z">
                    <w:rPr/>
                  </w:rPrChange>
                </w:rPr>
                <w:delText>a</w:delText>
              </w:r>
            </w:del>
            <w:r w:rsidRPr="0019520A">
              <w:rPr>
                <w:rFonts w:cs="Calibri"/>
                <w:b/>
                <w:bCs/>
                <w:sz w:val="22"/>
                <w:rPrChange w:id="112" w:author="Carmen Khoury" w:date="2026-10-19T15:35:00Z" w16du:dateUtc="2026-10-19T22:35:00Z">
                  <w:rPr/>
                </w:rPrChange>
              </w:rPr>
              <w:t>dverbs</w:t>
            </w:r>
            <w:r w:rsidRPr="0019520A">
              <w:rPr>
                <w:rFonts w:cs="Calibri"/>
                <w:sz w:val="22"/>
              </w:rPr>
              <w:t>: possibly, arguably, generally, probably, perhaps</w:t>
            </w:r>
          </w:moveTo>
          <w:commentRangeEnd w:id="98"/>
          <w:r w:rsidR="00C92E52" w:rsidRPr="0019520A">
            <w:rPr>
              <w:rStyle w:val="CommentReference"/>
              <w:rFonts w:cs="Calibri"/>
              <w:sz w:val="22"/>
              <w:szCs w:val="22"/>
            </w:rPr>
            <w:commentReference w:id="98"/>
          </w:r>
        </w:p>
        <w:p w14:paraId="27AE0BDC" w14:textId="77777777" w:rsidR="000B3BFC" w:rsidRPr="0019520A" w:rsidRDefault="000B3BFC" w:rsidP="000B3BFC">
          <w:pPr>
            <w:rPr>
              <w:moveTo w:id="113" w:author="Carmen Khoury" w:date="2026-10-19T15:33:00Z" w16du:dateUtc="2026-10-19T22:33:00Z"/>
              <w:rFonts w:cs="Calibri"/>
              <w:sz w:val="22"/>
            </w:rPr>
          </w:pPr>
          <w:moveTo w:id="114" w:author="Carmen Khoury" w:date="2026-10-19T15:33:00Z" w16du:dateUtc="2026-10-19T22:33:00Z">
            <w:r w:rsidRPr="0019520A">
              <w:rPr>
                <w:rFonts w:cs="Calibri"/>
                <w:b/>
                <w:bCs/>
                <w:sz w:val="22"/>
                <w:rPrChange w:id="115" w:author="Carmen Khoury" w:date="2026-10-19T15:35:00Z" w16du:dateUtc="2026-10-19T22:35:00Z">
                  <w:rPr/>
                </w:rPrChange>
              </w:rPr>
              <w:t>Example:</w:t>
            </w:r>
            <w:r w:rsidRPr="0019520A">
              <w:rPr>
                <w:rFonts w:cs="Calibri"/>
                <w:sz w:val="22"/>
              </w:rPr>
              <w:t xml:space="preserve"> The results show that staff are happier. → The results seem to suggest that staff may be </w:t>
            </w:r>
            <w:del w:id="116" w:author="Carmen Khoury" w:date="2026-10-19T15:35:00Z" w16du:dateUtc="2026-10-19T22:35:00Z">
              <w:r w:rsidRPr="0019520A" w:rsidDel="003148C0">
                <w:rPr>
                  <w:rFonts w:cs="Calibri"/>
                  <w:sz w:val="22"/>
                </w:rPr>
                <w:delText xml:space="preserve">somewhat </w:delText>
              </w:r>
            </w:del>
            <w:r w:rsidRPr="0019520A">
              <w:rPr>
                <w:rFonts w:cs="Calibri"/>
                <w:sz w:val="22"/>
              </w:rPr>
              <w:t>happier.</w:t>
            </w:r>
          </w:moveTo>
        </w:p>
        <w:p w14:paraId="5B09B5A3" w14:textId="77777777" w:rsidR="000B3BFC" w:rsidRPr="0019520A" w:rsidRDefault="000B3BFC" w:rsidP="000B3BFC">
          <w:pPr>
            <w:rPr>
              <w:rFonts w:cs="Calibri"/>
              <w:b/>
              <w:sz w:val="22"/>
            </w:rPr>
          </w:pPr>
        </w:p>
        <w:p w14:paraId="1E8A0954" w14:textId="77777777" w:rsidR="000B3BFC" w:rsidRPr="0019520A" w:rsidRDefault="000B3BFC" w:rsidP="000B3BFC">
          <w:pPr>
            <w:rPr>
              <w:moveTo w:id="117" w:author="Carmen Khoury" w:date="2026-10-19T15:33:00Z" w16du:dateUtc="2026-10-19T22:33:00Z"/>
              <w:rFonts w:cs="Calibri"/>
              <w:sz w:val="22"/>
            </w:rPr>
          </w:pPr>
          <w:moveTo w:id="118" w:author="Carmen Khoury" w:date="2026-10-19T15:33:00Z" w16du:dateUtc="2026-10-19T22:33:00Z">
            <w:r w:rsidRPr="0019520A">
              <w:rPr>
                <w:rFonts w:cs="Calibri"/>
                <w:b/>
                <w:sz w:val="22"/>
              </w:rPr>
              <w:t>Exercise 1 (</w:t>
            </w:r>
            <w:del w:id="119" w:author="Carmen Khoury" w:date="2026-10-19T17:11:00Z" w16du:dateUtc="2026-10-20T00:11:00Z">
              <w:r w:rsidRPr="0019520A" w:rsidDel="002035A5">
                <w:rPr>
                  <w:rFonts w:cs="Calibri"/>
                  <w:b/>
                  <w:sz w:val="22"/>
                </w:rPr>
                <w:delText>Matching</w:delText>
              </w:r>
            </w:del>
          </w:moveTo>
          <w:ins w:id="120" w:author="Carmen Khoury" w:date="2026-10-19T17:11:00Z" w16du:dateUtc="2026-10-20T00:11:00Z">
            <w:r w:rsidRPr="0019520A">
              <w:rPr>
                <w:rFonts w:cs="Calibri"/>
                <w:b/>
                <w:sz w:val="22"/>
              </w:rPr>
              <w:t>Fill in the Blank</w:t>
            </w:r>
          </w:ins>
          <w:moveTo w:id="121" w:author="Carmen Khoury" w:date="2026-10-19T15:33:00Z" w16du:dateUtc="2026-10-19T22:33:00Z">
            <w:r w:rsidRPr="0019520A">
              <w:rPr>
                <w:rFonts w:cs="Calibri"/>
                <w:b/>
                <w:sz w:val="22"/>
              </w:rPr>
              <w:t>)</w:t>
            </w:r>
          </w:moveTo>
          <w:ins w:id="122" w:author="Carmen Khoury" w:date="2026-10-19T16:15:00Z" w16du:dateUtc="2026-10-19T23:15:00Z">
            <w:r w:rsidRPr="0019520A">
              <w:rPr>
                <w:rFonts w:cs="Calibri"/>
                <w:b/>
                <w:sz w:val="22"/>
              </w:rPr>
              <w:t xml:space="preserve"> ~ 3 min</w:t>
            </w:r>
          </w:ins>
        </w:p>
        <w:p w14:paraId="3094B08F" w14:textId="77777777" w:rsidR="000B3BFC" w:rsidRPr="0019520A" w:rsidRDefault="000B3BFC" w:rsidP="000B3BFC">
          <w:pPr>
            <w:rPr>
              <w:moveTo w:id="123" w:author="Carmen Khoury" w:date="2026-10-19T15:33:00Z" w16du:dateUtc="2026-10-19T22:33:00Z"/>
              <w:rFonts w:cs="Calibri"/>
              <w:sz w:val="22"/>
            </w:rPr>
          </w:pPr>
          <w:ins w:id="124" w:author="Carmen Khoury" w:date="2026-10-19T16:00:00Z" w16du:dateUtc="2026-10-19T23:00:00Z">
            <w:r w:rsidRPr="0019520A">
              <w:rPr>
                <w:rFonts w:cs="Calibri"/>
                <w:sz w:val="22"/>
              </w:rPr>
              <w:t>Work with your partner to c</w:t>
            </w:r>
          </w:ins>
          <w:moveTo w:id="125" w:author="Carmen Khoury" w:date="2026-10-19T15:33:00Z" w16du:dateUtc="2026-10-19T22:33:00Z">
            <w:del w:id="126" w:author="Carmen Khoury" w:date="2026-10-19T16:00:00Z" w16du:dateUtc="2026-10-19T23:00:00Z">
              <w:r w:rsidRPr="0019520A" w:rsidDel="001169C7">
                <w:rPr>
                  <w:rFonts w:cs="Calibri"/>
                  <w:sz w:val="22"/>
                </w:rPr>
                <w:delText>C</w:delText>
              </w:r>
            </w:del>
            <w:r w:rsidRPr="0019520A">
              <w:rPr>
                <w:rFonts w:cs="Calibri"/>
                <w:sz w:val="22"/>
              </w:rPr>
              <w:t xml:space="preserve">omplete the sentences with </w:t>
            </w:r>
            <w:del w:id="127" w:author="Carmen Khoury" w:date="2026-10-19T16:00:00Z" w16du:dateUtc="2026-10-19T23:00:00Z">
              <w:r w:rsidRPr="0019520A" w:rsidDel="00906158">
                <w:rPr>
                  <w:rFonts w:cs="Calibri"/>
                  <w:sz w:val="22"/>
                </w:rPr>
                <w:delText>a word from the box.</w:delText>
              </w:r>
            </w:del>
          </w:moveTo>
          <w:ins w:id="128" w:author="Carmen Khoury" w:date="2026-10-19T16:00:00Z" w16du:dateUtc="2026-10-19T23:00:00Z">
            <w:r w:rsidRPr="0019520A">
              <w:rPr>
                <w:rFonts w:cs="Calibri"/>
                <w:sz w:val="22"/>
              </w:rPr>
              <w:t>one of these following words:</w:t>
            </w:r>
          </w:ins>
          <w:moveTo w:id="129" w:author="Carmen Khoury" w:date="2026-10-19T15:33:00Z" w16du:dateUtc="2026-10-19T22:33:00Z">
            <w:r w:rsidRPr="0019520A">
              <w:rPr>
                <w:rFonts w:cs="Calibri"/>
                <w:sz w:val="22"/>
              </w:rPr>
              <w:t xml:space="preserve">   [</w:t>
            </w:r>
          </w:moveTo>
          <w:ins w:id="130" w:author="Carmen Khoury" w:date="2026-10-19T15:41:00Z" w16du:dateUtc="2026-10-19T22:41:00Z">
            <w:r w:rsidRPr="0019520A">
              <w:rPr>
                <w:rFonts w:cs="Calibri"/>
                <w:sz w:val="22"/>
              </w:rPr>
              <w:t>appears</w:t>
            </w:r>
          </w:ins>
          <w:moveTo w:id="131" w:author="Carmen Khoury" w:date="2026-10-19T15:33:00Z" w16du:dateUtc="2026-10-19T22:33:00Z">
            <w:r w:rsidRPr="0019520A">
              <w:rPr>
                <w:rFonts w:cs="Calibri"/>
                <w:sz w:val="22"/>
              </w:rPr>
              <w:t xml:space="preserve"> </w:t>
            </w:r>
          </w:moveTo>
          <w:ins w:id="132" w:author="Carmen Khoury" w:date="2026-10-19T15:41:00Z" w16du:dateUtc="2026-10-19T22:41:00Z">
            <w:r w:rsidRPr="0019520A">
              <w:rPr>
                <w:rFonts w:cs="Calibri"/>
                <w:sz w:val="22"/>
              </w:rPr>
              <w:t xml:space="preserve">/ seem </w:t>
            </w:r>
          </w:ins>
          <w:moveTo w:id="133" w:author="Carmen Khoury" w:date="2026-10-19T15:33:00Z" w16du:dateUtc="2026-10-19T22:33:00Z">
            <w:del w:id="134" w:author="Carmen Khoury" w:date="2026-10-19T15:41:00Z" w16du:dateUtc="2026-10-19T22:41:00Z">
              <w:r w:rsidRPr="0019520A" w:rsidDel="00B013F3">
                <w:rPr>
                  <w:rFonts w:cs="Calibri"/>
                  <w:sz w:val="22"/>
                </w:rPr>
                <w:delText xml:space="preserve">tend  </w:delText>
              </w:r>
            </w:del>
            <w:r w:rsidRPr="0019520A">
              <w:rPr>
                <w:rFonts w:cs="Calibri"/>
                <w:sz w:val="22"/>
              </w:rPr>
              <w:t xml:space="preserve">/  </w:t>
            </w:r>
            <w:del w:id="135" w:author="Carmen Khoury" w:date="2026-10-19T15:41:00Z" w16du:dateUtc="2026-10-19T22:41:00Z">
              <w:r w:rsidRPr="0019520A" w:rsidDel="004928E5">
                <w:rPr>
                  <w:rFonts w:cs="Calibri"/>
                  <w:sz w:val="22"/>
                </w:rPr>
                <w:delText xml:space="preserve">appears  </w:delText>
              </w:r>
            </w:del>
            <w:r w:rsidRPr="0019520A">
              <w:rPr>
                <w:rFonts w:cs="Calibri"/>
                <w:sz w:val="22"/>
              </w:rPr>
              <w:t xml:space="preserve">/  </w:t>
            </w:r>
            <w:del w:id="136" w:author="Carmen Khoury" w:date="2026-10-19T15:41:00Z" w16du:dateUtc="2026-10-19T22:41:00Z">
              <w:r w:rsidRPr="0019520A" w:rsidDel="004928E5">
                <w:rPr>
                  <w:rFonts w:cs="Calibri"/>
                  <w:sz w:val="22"/>
                </w:rPr>
                <w:delText>arguably</w:delText>
              </w:r>
            </w:del>
            <w:r w:rsidRPr="0019520A">
              <w:rPr>
                <w:rFonts w:cs="Calibri"/>
                <w:sz w:val="22"/>
              </w:rPr>
              <w:t xml:space="preserve">  /  might</w:t>
            </w:r>
          </w:moveTo>
          <w:ins w:id="137" w:author="Carmen Khoury" w:date="2026-10-19T15:41:00Z" w16du:dateUtc="2026-10-19T22:41:00Z">
            <w:r w:rsidRPr="0019520A">
              <w:rPr>
                <w:rFonts w:cs="Calibri"/>
                <w:sz w:val="22"/>
              </w:rPr>
              <w:t xml:space="preserve"> / arguably</w:t>
            </w:r>
          </w:ins>
          <w:moveTo w:id="138" w:author="Carmen Khoury" w:date="2026-10-19T15:33:00Z" w16du:dateUtc="2026-10-19T22:33:00Z">
            <w:r w:rsidRPr="0019520A">
              <w:rPr>
                <w:rFonts w:cs="Calibri"/>
                <w:sz w:val="22"/>
              </w:rPr>
              <w:t xml:space="preserve"> ]</w:t>
            </w:r>
          </w:moveTo>
        </w:p>
        <w:p w14:paraId="53463E02" w14:textId="77777777" w:rsidR="000B3BFC" w:rsidRPr="0019520A" w:rsidRDefault="000B3BFC" w:rsidP="000B3BFC">
          <w:pPr>
            <w:rPr>
              <w:moveTo w:id="139" w:author="Carmen Khoury" w:date="2026-10-19T15:33:00Z" w16du:dateUtc="2026-10-19T22:33:00Z"/>
              <w:rFonts w:cs="Calibri"/>
              <w:sz w:val="22"/>
            </w:rPr>
          </w:pPr>
          <w:moveTo w:id="140" w:author="Carmen Khoury" w:date="2026-10-19T15:33:00Z" w16du:dateUtc="2026-10-19T22:33:00Z">
            <w:r w:rsidRPr="0019520A">
              <w:rPr>
                <w:rFonts w:cs="Calibri"/>
                <w:sz w:val="22"/>
              </w:rPr>
              <w:t>1. Remote workers _______ to feel more isolated.</w:t>
            </w:r>
          </w:moveTo>
        </w:p>
        <w:p w14:paraId="48C5A752" w14:textId="77777777" w:rsidR="000B3BFC" w:rsidRPr="0019520A" w:rsidRDefault="000B3BFC" w:rsidP="000B3BFC">
          <w:pPr>
            <w:rPr>
              <w:moveTo w:id="141" w:author="Carmen Khoury" w:date="2026-10-19T15:33:00Z" w16du:dateUtc="2026-10-19T22:33:00Z"/>
              <w:rFonts w:cs="Calibri"/>
              <w:sz w:val="22"/>
            </w:rPr>
          </w:pPr>
          <w:moveTo w:id="142" w:author="Carmen Khoury" w:date="2026-10-19T15:33:00Z" w16du:dateUtc="2026-10-19T22:33:00Z">
            <w:r w:rsidRPr="0019520A">
              <w:rPr>
                <w:rFonts w:cs="Calibri"/>
                <w:sz w:val="22"/>
              </w:rPr>
              <w:t>2. The new policy _______ to have improved morale.</w:t>
            </w:r>
          </w:moveTo>
        </w:p>
        <w:p w14:paraId="61B0D166" w14:textId="77777777" w:rsidR="000B3BFC" w:rsidRPr="0019520A" w:rsidRDefault="000B3BFC" w:rsidP="000B3BFC">
          <w:pPr>
            <w:rPr>
              <w:moveTo w:id="143" w:author="Carmen Khoury" w:date="2026-10-19T15:33:00Z" w16du:dateUtc="2026-10-19T22:33:00Z"/>
              <w:rFonts w:cs="Calibri"/>
              <w:sz w:val="22"/>
            </w:rPr>
          </w:pPr>
          <w:ins w:id="144" w:author="Carmen Khoury" w:date="2026-10-19T17:07:00Z" w16du:dateUtc="2026-10-20T00:07:00Z">
            <w:r w:rsidRPr="0019520A">
              <w:rPr>
                <w:rFonts w:cs="Calibri"/>
                <w:sz w:val="22"/>
              </w:rPr>
              <w:t>3</w:t>
            </w:r>
          </w:ins>
          <w:moveTo w:id="145" w:author="Carmen Khoury" w:date="2026-10-19T15:33:00Z" w16du:dateUtc="2026-10-19T22:33:00Z">
            <w:del w:id="146" w:author="Carmen Khoury" w:date="2026-10-19T17:07:00Z" w16du:dateUtc="2026-10-20T00:07:00Z">
              <w:r w:rsidRPr="0019520A" w:rsidDel="007A6BB7">
                <w:rPr>
                  <w:rFonts w:cs="Calibri"/>
                  <w:sz w:val="22"/>
                </w:rPr>
                <w:delText>2</w:delText>
              </w:r>
            </w:del>
            <w:r w:rsidRPr="0019520A">
              <w:rPr>
                <w:rFonts w:cs="Calibri"/>
                <w:sz w:val="22"/>
              </w:rPr>
              <w:t>. This is _______ the most effective approach.</w:t>
            </w:r>
          </w:moveTo>
        </w:p>
        <w:p w14:paraId="575E2360" w14:textId="77777777" w:rsidR="000B3BFC" w:rsidRPr="0019520A" w:rsidRDefault="000B3BFC" w:rsidP="000B3BFC">
          <w:pPr>
            <w:rPr>
              <w:moveTo w:id="147" w:author="Carmen Khoury" w:date="2026-10-19T15:33:00Z" w16du:dateUtc="2026-10-19T22:33:00Z"/>
              <w:rFonts w:cs="Calibri"/>
              <w:sz w:val="22"/>
            </w:rPr>
          </w:pPr>
          <w:moveTo w:id="148" w:author="Carmen Khoury" w:date="2026-10-19T15:33:00Z" w16du:dateUtc="2026-10-19T22:33:00Z">
            <w:r w:rsidRPr="0019520A">
              <w:rPr>
                <w:rFonts w:cs="Calibri"/>
                <w:sz w:val="22"/>
              </w:rPr>
              <w:t>4. Further research _______ reveal different results.</w:t>
            </w:r>
          </w:moveTo>
        </w:p>
        <w:p w14:paraId="517FF43D" w14:textId="77777777" w:rsidR="000B3BFC" w:rsidRPr="0019520A" w:rsidRDefault="000B3BFC" w:rsidP="000B3BFC">
          <w:pPr>
            <w:rPr>
              <w:moveTo w:id="149" w:author="Carmen Khoury" w:date="2026-10-19T15:33:00Z" w16du:dateUtc="2026-10-19T22:33:00Z"/>
              <w:rFonts w:cs="Calibri"/>
              <w:b/>
              <w:sz w:val="22"/>
            </w:rPr>
          </w:pPr>
        </w:p>
        <w:p w14:paraId="6D019149" w14:textId="77777777" w:rsidR="00D2477D" w:rsidRDefault="00D2477D" w:rsidP="000B3BFC">
          <w:pPr>
            <w:rPr>
              <w:rFonts w:cs="Calibri"/>
              <w:b/>
              <w:sz w:val="22"/>
            </w:rPr>
          </w:pPr>
        </w:p>
        <w:p w14:paraId="69252908" w14:textId="77777777" w:rsidR="00D2477D" w:rsidRDefault="00D2477D" w:rsidP="000B3BFC">
          <w:pPr>
            <w:rPr>
              <w:rFonts w:cs="Calibri"/>
              <w:b/>
              <w:sz w:val="22"/>
            </w:rPr>
          </w:pPr>
        </w:p>
        <w:p w14:paraId="1A4CF4C0" w14:textId="77777777" w:rsidR="00D2477D" w:rsidRDefault="00D2477D" w:rsidP="000B3BFC">
          <w:pPr>
            <w:rPr>
              <w:rFonts w:cs="Calibri"/>
              <w:b/>
              <w:sz w:val="22"/>
            </w:rPr>
          </w:pPr>
        </w:p>
        <w:p w14:paraId="2521BAEF" w14:textId="77777777" w:rsidR="00D2477D" w:rsidRDefault="00D2477D" w:rsidP="000B3BFC">
          <w:pPr>
            <w:rPr>
              <w:rFonts w:cs="Calibri"/>
              <w:b/>
              <w:sz w:val="22"/>
            </w:rPr>
          </w:pPr>
        </w:p>
        <w:p w14:paraId="34C9A43F" w14:textId="155626F8" w:rsidR="000B3BFC" w:rsidRPr="0019520A" w:rsidRDefault="000B3BFC" w:rsidP="000B3BFC">
          <w:pPr>
            <w:rPr>
              <w:moveTo w:id="150" w:author="Carmen Khoury" w:date="2026-10-19T15:33:00Z" w16du:dateUtc="2026-10-19T22:33:00Z"/>
              <w:rFonts w:cs="Calibri"/>
              <w:sz w:val="22"/>
            </w:rPr>
          </w:pPr>
          <w:commentRangeStart w:id="151"/>
          <w:moveTo w:id="152" w:author="Carmen Khoury" w:date="2026-10-19T15:33:00Z" w16du:dateUtc="2026-10-19T22:33:00Z">
            <w:r w:rsidRPr="0019520A">
              <w:rPr>
                <w:rFonts w:cs="Calibri"/>
                <w:b/>
                <w:sz w:val="22"/>
              </w:rPr>
              <w:lastRenderedPageBreak/>
              <w:t xml:space="preserve">Exercise </w:t>
            </w:r>
          </w:moveTo>
          <w:ins w:id="153" w:author="Carmen Khoury" w:date="2026-10-19T17:11:00Z" w16du:dateUtc="2026-10-20T00:11:00Z">
            <w:r w:rsidRPr="0019520A">
              <w:rPr>
                <w:rFonts w:cs="Calibri"/>
                <w:b/>
                <w:sz w:val="22"/>
              </w:rPr>
              <w:t>2 (Matching)</w:t>
            </w:r>
          </w:ins>
          <w:moveTo w:id="154" w:author="Carmen Khoury" w:date="2026-10-19T15:33:00Z" w16du:dateUtc="2026-10-19T22:33:00Z">
            <w:del w:id="155" w:author="Carmen Khoury" w:date="2026-10-19T17:11:00Z" w16du:dateUtc="2026-10-20T00:11:00Z">
              <w:r w:rsidRPr="0019520A" w:rsidDel="002035A5">
                <w:rPr>
                  <w:rFonts w:cs="Calibri"/>
                  <w:b/>
                  <w:sz w:val="22"/>
                </w:rPr>
                <w:delText>3</w:delText>
              </w:r>
            </w:del>
          </w:moveTo>
          <w:ins w:id="156" w:author="Carmen Khoury" w:date="2026-10-19T16:15:00Z" w16du:dateUtc="2026-10-19T23:15:00Z">
            <w:r w:rsidRPr="0019520A">
              <w:rPr>
                <w:rFonts w:cs="Calibri"/>
                <w:b/>
                <w:sz w:val="22"/>
              </w:rPr>
              <w:t xml:space="preserve"> ~ 3 min</w:t>
            </w:r>
          </w:ins>
        </w:p>
        <w:p w14:paraId="36AEE7CB" w14:textId="5B91557D" w:rsidR="000B3BFC" w:rsidRPr="0019520A" w:rsidRDefault="000B3BFC" w:rsidP="000B3BFC">
          <w:pPr>
            <w:rPr>
              <w:moveTo w:id="157" w:author="Carmen Khoury" w:date="2026-10-19T15:33:00Z" w16du:dateUtc="2026-10-19T22:33:00Z"/>
              <w:rFonts w:cs="Calibri"/>
              <w:sz w:val="22"/>
            </w:rPr>
          </w:pPr>
          <w:ins w:id="158" w:author="Carmen Khoury" w:date="2026-10-19T16:01:00Z" w16du:dateUtc="2026-10-19T23:01:00Z">
            <w:r w:rsidRPr="0019520A">
              <w:rPr>
                <w:rFonts w:cs="Calibri"/>
                <w:sz w:val="22"/>
              </w:rPr>
              <w:t xml:space="preserve">With </w:t>
            </w:r>
          </w:ins>
          <w:ins w:id="159" w:author="Carmen Khoury" w:date="2026-10-19T17:08:00Z" w16du:dateUtc="2026-10-20T00:08:00Z">
            <w:r w:rsidRPr="0019520A">
              <w:rPr>
                <w:rFonts w:cs="Calibri"/>
                <w:sz w:val="22"/>
              </w:rPr>
              <w:t>your</w:t>
            </w:r>
          </w:ins>
          <w:ins w:id="160" w:author="Carmen Khoury" w:date="2026-10-19T16:01:00Z" w16du:dateUtc="2026-10-19T23:01:00Z">
            <w:r w:rsidRPr="0019520A">
              <w:rPr>
                <w:rFonts w:cs="Calibri"/>
                <w:sz w:val="22"/>
              </w:rPr>
              <w:t xml:space="preserve"> partner, </w:t>
            </w:r>
          </w:ins>
          <w:ins w:id="161" w:author="Carmen Khoury" w:date="2026-10-19T15:46:00Z" w16du:dateUtc="2026-10-19T22:46:00Z">
            <w:r w:rsidRPr="0019520A">
              <w:rPr>
                <w:rFonts w:cs="Calibri"/>
                <w:sz w:val="22"/>
              </w:rPr>
              <w:t xml:space="preserve"> match </w:t>
            </w:r>
          </w:ins>
          <w:r w:rsidR="00E20B92" w:rsidRPr="0019520A">
            <w:rPr>
              <w:rFonts w:cs="Calibri"/>
              <w:sz w:val="22"/>
            </w:rPr>
            <w:t>the</w:t>
          </w:r>
          <w:ins w:id="162" w:author="Carmen Khoury" w:date="2026-10-19T15:46:00Z" w16du:dateUtc="2026-10-19T22:46:00Z">
            <w:r w:rsidRPr="0019520A">
              <w:rPr>
                <w:rFonts w:cs="Calibri"/>
                <w:sz w:val="22"/>
              </w:rPr>
              <w:t xml:space="preserve"> </w:t>
            </w:r>
          </w:ins>
          <w:moveTo w:id="163" w:author="Carmen Khoury" w:date="2026-10-19T15:33:00Z" w16du:dateUtc="2026-10-19T22:33:00Z">
            <w:del w:id="164" w:author="Carmen Khoury" w:date="2026-10-19T15:46:00Z" w16du:dateUtc="2026-10-19T22:46:00Z">
              <w:r w:rsidRPr="0019520A" w:rsidDel="004B7BB9">
                <w:rPr>
                  <w:rFonts w:cs="Calibri"/>
                  <w:sz w:val="22"/>
                </w:rPr>
                <w:delText xml:space="preserve">Match </w:delText>
              </w:r>
            </w:del>
            <w:del w:id="165" w:author="Carmen Khoury" w:date="2026-10-19T15:45:00Z" w16du:dateUtc="2026-10-19T22:45:00Z">
              <w:r w:rsidRPr="0019520A" w:rsidDel="004B7BB9">
                <w:rPr>
                  <w:rFonts w:cs="Calibri"/>
                  <w:sz w:val="22"/>
                </w:rPr>
                <w:delText xml:space="preserve">each </w:delText>
              </w:r>
            </w:del>
          </w:moveTo>
          <w:ins w:id="166" w:author="Carmen Khoury" w:date="2026-10-19T15:45:00Z" w16du:dateUtc="2026-10-19T22:45:00Z">
            <w:r w:rsidRPr="0019520A">
              <w:rPr>
                <w:rFonts w:cs="Calibri"/>
                <w:sz w:val="22"/>
              </w:rPr>
              <w:t xml:space="preserve"> </w:t>
            </w:r>
          </w:ins>
          <w:moveTo w:id="167" w:author="Carmen Khoury" w:date="2026-10-19T15:33:00Z" w16du:dateUtc="2026-10-19T22:33:00Z">
            <w:r w:rsidRPr="0019520A">
              <w:rPr>
                <w:rFonts w:cs="Calibri"/>
                <w:sz w:val="22"/>
              </w:rPr>
              <w:t xml:space="preserve">strong statement </w:t>
            </w:r>
          </w:moveTo>
          <w:ins w:id="168" w:author="Carmen Khoury" w:date="2026-10-19T15:45:00Z" w16du:dateUtc="2026-10-19T22:45:00Z">
            <w:r w:rsidRPr="0019520A">
              <w:rPr>
                <w:rFonts w:cs="Calibri"/>
                <w:sz w:val="22"/>
              </w:rPr>
              <w:t xml:space="preserve">on the left </w:t>
            </w:r>
          </w:ins>
          <w:moveTo w:id="169" w:author="Carmen Khoury" w:date="2026-10-19T15:33:00Z" w16du:dateUtc="2026-10-19T22:33:00Z">
            <w:r w:rsidRPr="0019520A">
              <w:rPr>
                <w:rFonts w:cs="Calibri"/>
                <w:sz w:val="22"/>
              </w:rPr>
              <w:t xml:space="preserve">with </w:t>
            </w:r>
            <w:del w:id="170" w:author="Carmen Khoury" w:date="2026-10-19T17:08:00Z" w16du:dateUtc="2026-10-20T00:08:00Z">
              <w:r w:rsidRPr="0019520A" w:rsidDel="00717386">
                <w:rPr>
                  <w:rFonts w:cs="Calibri"/>
                  <w:sz w:val="22"/>
                </w:rPr>
                <w:delText>it’s</w:delText>
              </w:r>
            </w:del>
          </w:moveTo>
          <w:ins w:id="171" w:author="Carmen Khoury" w:date="2026-10-19T17:08:00Z" w16du:dateUtc="2026-10-20T00:08:00Z">
            <w:r w:rsidRPr="0019520A">
              <w:rPr>
                <w:rFonts w:cs="Calibri"/>
                <w:sz w:val="22"/>
              </w:rPr>
              <w:t>its</w:t>
            </w:r>
          </w:ins>
          <w:ins w:id="172" w:author="Carmen Khoury" w:date="2026-10-19T17:09:00Z" w16du:dateUtc="2026-10-20T00:09:00Z">
            <w:r w:rsidRPr="0019520A">
              <w:rPr>
                <w:rFonts w:cs="Calibri"/>
                <w:sz w:val="22"/>
              </w:rPr>
              <w:t xml:space="preserve"> </w:t>
            </w:r>
          </w:ins>
          <w:moveTo w:id="173" w:author="Carmen Khoury" w:date="2026-10-19T15:33:00Z" w16du:dateUtc="2026-10-19T22:33:00Z">
            <w:del w:id="174" w:author="Carmen Khoury" w:date="2026-10-19T17:08:00Z" w16du:dateUtc="2026-10-20T00:08:00Z">
              <w:r w:rsidRPr="0019520A" w:rsidDel="00717386">
                <w:rPr>
                  <w:rFonts w:cs="Calibri"/>
                  <w:sz w:val="22"/>
                </w:rPr>
                <w:delText xml:space="preserve"> </w:delText>
              </w:r>
            </w:del>
            <w:r w:rsidRPr="0019520A">
              <w:rPr>
                <w:rFonts w:cs="Calibri"/>
                <w:sz w:val="22"/>
              </w:rPr>
              <w:t>softer version</w:t>
            </w:r>
          </w:moveTo>
          <w:ins w:id="175" w:author="Carmen Khoury" w:date="2026-10-19T15:45:00Z" w16du:dateUtc="2026-10-19T22:45:00Z">
            <w:r w:rsidRPr="0019520A">
              <w:rPr>
                <w:rFonts w:cs="Calibri"/>
                <w:sz w:val="22"/>
              </w:rPr>
              <w:t xml:space="preserve"> to the right: </w:t>
            </w:r>
          </w:ins>
          <w:moveTo w:id="176" w:author="Carmen Khoury" w:date="2026-10-19T15:33:00Z" w16du:dateUtc="2026-10-19T22:33:00Z">
            <w:del w:id="177" w:author="Carmen Khoury" w:date="2026-10-19T15:45:00Z" w16du:dateUtc="2026-10-19T22:45:00Z">
              <w:r w:rsidRPr="0019520A" w:rsidDel="004B7BB9">
                <w:rPr>
                  <w:rFonts w:cs="Calibri"/>
                  <w:sz w:val="22"/>
                </w:rPr>
                <w:delText>. Write the answers on a seperate paper.</w:delText>
              </w:r>
            </w:del>
          </w:moveTo>
          <w:commentRangeEnd w:id="151"/>
          <w:r w:rsidR="00C92E52" w:rsidRPr="0019520A">
            <w:rPr>
              <w:rStyle w:val="CommentReference"/>
              <w:rFonts w:cs="Calibri"/>
              <w:sz w:val="22"/>
              <w:szCs w:val="22"/>
            </w:rPr>
            <w:commentReference w:id="151"/>
          </w:r>
        </w:p>
        <w:p w14:paraId="6EFF2797" w14:textId="77777777" w:rsidR="000B3BFC" w:rsidRPr="0019520A" w:rsidRDefault="000B3BFC" w:rsidP="000B3BFC">
          <w:pPr>
            <w:rPr>
              <w:ins w:id="178" w:author="Carmen Khoury" w:date="2026-10-19T15:49:00Z" w16du:dateUtc="2026-10-19T22:49:00Z"/>
              <w:rFonts w:cs="Calibri"/>
              <w:sz w:val="22"/>
            </w:rPr>
          </w:pPr>
        </w:p>
        <w:p w14:paraId="4D9ECBAF" w14:textId="77777777" w:rsidR="000B3BFC" w:rsidRPr="0019520A" w:rsidRDefault="000B3BFC" w:rsidP="000B3BFC">
          <w:pPr>
            <w:rPr>
              <w:ins w:id="179" w:author="Carmen Khoury" w:date="2026-10-19T15:46:00Z" w16du:dateUtc="2026-10-19T22:46:00Z"/>
              <w:rFonts w:cs="Calibri"/>
              <w:sz w:val="22"/>
            </w:rPr>
          </w:pPr>
          <w:ins w:id="180" w:author="Carmen Khoury" w:date="2026-10-19T15:48:00Z" w16du:dateUtc="2026-10-19T22:48:00Z">
            <w:r w:rsidRPr="0019520A">
              <w:rPr>
                <w:rFonts w:cs="Calibri"/>
                <w:noProof/>
                <w:sz w:val="22"/>
              </w:rPr>
              <mc:AlternateContent>
                <mc:Choice Requires="wps">
                  <w:drawing>
                    <wp:anchor distT="0" distB="0" distL="114300" distR="114300" simplePos="0" relativeHeight="251645440" behindDoc="0" locked="0" layoutInCell="1" allowOverlap="1" wp14:anchorId="190586BB" wp14:editId="040E76C6">
                      <wp:simplePos x="0" y="0"/>
                      <wp:positionH relativeFrom="column">
                        <wp:posOffset>3066757</wp:posOffset>
                      </wp:positionH>
                      <wp:positionV relativeFrom="paragraph">
                        <wp:posOffset>7376</wp:posOffset>
                      </wp:positionV>
                      <wp:extent cx="3402330" cy="1181686"/>
                      <wp:effectExtent l="0" t="0" r="7620" b="0"/>
                      <wp:wrapNone/>
                      <wp:docPr id="448864691" name="Text Box 1"/>
                      <wp:cNvGraphicFramePr/>
                      <a:graphic xmlns:a="http://schemas.openxmlformats.org/drawingml/2006/main">
                        <a:graphicData uri="http://schemas.microsoft.com/office/word/2010/wordprocessingShape">
                          <wps:wsp>
                            <wps:cNvSpPr txBox="1"/>
                            <wps:spPr>
                              <a:xfrm>
                                <a:off x="0" y="0"/>
                                <a:ext cx="3402330" cy="1181686"/>
                              </a:xfrm>
                              <a:prstGeom prst="rect">
                                <a:avLst/>
                              </a:prstGeom>
                              <a:solidFill>
                                <a:schemeClr val="lt1"/>
                              </a:solidFill>
                              <a:ln w="6350">
                                <a:noFill/>
                              </a:ln>
                            </wps:spPr>
                            <wps:txbx>
                              <w:txbxContent>
                                <w:p w14:paraId="73A57D02" w14:textId="77777777" w:rsidR="000B3BFC" w:rsidRDefault="000B3BFC" w:rsidP="000B3BFC">
                                  <w:pPr>
                                    <w:rPr>
                                      <w:ins w:id="181" w:author="Carmen Khoury" w:date="2026-10-19T15:49:00Z" w16du:dateUtc="2026-10-19T22:49:00Z"/>
                                    </w:rPr>
                                  </w:pPr>
                                  <w:ins w:id="182" w:author="Carmen Khoury" w:date="2026-10-19T15:49:00Z" w16du:dateUtc="2026-10-19T22:49:00Z">
                                    <w:r>
                                      <w:t xml:space="preserve">i. The plan could fail.     </w:t>
                                    </w:r>
                                  </w:ins>
                                </w:p>
                                <w:p w14:paraId="2EB99E7A" w14:textId="77777777" w:rsidR="000B3BFC" w:rsidRDefault="000B3BFC" w:rsidP="000B3BFC">
                                  <w:pPr>
                                    <w:rPr>
                                      <w:ins w:id="183" w:author="Carmen Khoury" w:date="2026-10-19T15:49:00Z" w16du:dateUtc="2026-10-19T22:49:00Z"/>
                                    </w:rPr>
                                  </w:pPr>
                                </w:p>
                                <w:p w14:paraId="220185C4" w14:textId="77777777" w:rsidR="000B3BFC" w:rsidRDefault="000B3BFC" w:rsidP="000B3BFC">
                                  <w:pPr>
                                    <w:rPr>
                                      <w:ins w:id="184" w:author="Carmen Khoury" w:date="2026-10-19T15:49:00Z" w16du:dateUtc="2026-10-19T22:49:00Z"/>
                                    </w:rPr>
                                  </w:pPr>
                                  <w:ins w:id="185" w:author="Carmen Khoury" w:date="2026-10-19T15:49:00Z" w16du:dateUtc="2026-10-19T22:49:00Z">
                                    <w:r>
                                      <w:t xml:space="preserve">ii. Online learning may be more effective for some learners.     </w:t>
                                    </w:r>
                                  </w:ins>
                                </w:p>
                                <w:p w14:paraId="2F7562B5" w14:textId="77777777" w:rsidR="000B3BFC" w:rsidRDefault="000B3BFC" w:rsidP="000B3BFC">
                                  <w:pPr>
                                    <w:rPr>
                                      <w:ins w:id="186" w:author="Carmen Khoury" w:date="2026-10-19T15:49:00Z" w16du:dateUtc="2026-10-19T22:49:00Z"/>
                                    </w:rPr>
                                  </w:pPr>
                                </w:p>
                                <w:p w14:paraId="45587D90" w14:textId="77777777" w:rsidR="000B3BFC" w:rsidRDefault="000B3BFC" w:rsidP="000B3BFC">
                                  <w:pPr>
                                    <w:rPr>
                                      <w:ins w:id="187" w:author="Carmen Khoury" w:date="2026-10-19T15:49:00Z" w16du:dateUtc="2026-10-19T22:49:00Z"/>
                                    </w:rPr>
                                  </w:pPr>
                                  <w:ins w:id="188" w:author="Carmen Khoury" w:date="2026-10-19T15:49:00Z" w16du:dateUtc="2026-10-19T22:49:00Z">
                                    <w:r>
                                      <w:t>iii. Managers seem not to listen at times.</w:t>
                                    </w:r>
                                  </w:ins>
                                </w:p>
                                <w:p w14:paraId="6ED5E5E9" w14:textId="77777777" w:rsidR="000B3BFC" w:rsidRDefault="000B3BFC" w:rsidP="000B3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0586BB" id="_x0000_t202" coordsize="21600,21600" o:spt="202" path="m,l,21600r21600,l21600,xe">
                      <v:stroke joinstyle="miter"/>
                      <v:path gradientshapeok="t" o:connecttype="rect"/>
                    </v:shapetype>
                    <v:shape id="Text Box 1" o:spid="_x0000_s1026" type="#_x0000_t202" style="position:absolute;margin-left:241.5pt;margin-top:.6pt;width:267.9pt;height:93.05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" fillcolor="white [3201]" stroked="f" strokeweight=".5pt">
                      <v:textbox>
                        <w:txbxContent>
                          <w:p w14:paraId="73A57D02" w14:textId="77777777" w:rsidR="000B3BFC" w:rsidRDefault="000B3BFC" w:rsidP="000B3BFC">
                            <w:pPr>
                              <w:rPr>
                                <w:ins w:id="189" w:author="Carmen Khoury" w:date="2026-10-19T15:49:00Z" w16du:dateUtc="2026-10-19T22:49:00Z"/>
                              </w:rPr>
                            </w:pPr>
                            <w:ins w:id="190" w:author="Carmen Khoury" w:date="2026-10-19T15:49:00Z" w16du:dateUtc="2026-10-19T22:49:00Z">
                              <w:r>
                                <w:t xml:space="preserve">i. The plan could fail.     </w:t>
                              </w:r>
                            </w:ins>
                          </w:p>
                          <w:p w14:paraId="2EB99E7A" w14:textId="77777777" w:rsidR="000B3BFC" w:rsidRDefault="000B3BFC" w:rsidP="000B3BFC">
                            <w:pPr>
                              <w:rPr>
                                <w:ins w:id="191" w:author="Carmen Khoury" w:date="2026-10-19T15:49:00Z" w16du:dateUtc="2026-10-19T22:49:00Z"/>
                              </w:rPr>
                            </w:pPr>
                          </w:p>
                          <w:p w14:paraId="220185C4" w14:textId="77777777" w:rsidR="000B3BFC" w:rsidRDefault="000B3BFC" w:rsidP="000B3BFC">
                            <w:pPr>
                              <w:rPr>
                                <w:ins w:id="192" w:author="Carmen Khoury" w:date="2026-10-19T15:49:00Z" w16du:dateUtc="2026-10-19T22:49:00Z"/>
                              </w:rPr>
                            </w:pPr>
                            <w:ins w:id="193" w:author="Carmen Khoury" w:date="2026-10-19T15:49:00Z" w16du:dateUtc="2026-10-19T22:49:00Z">
                              <w:r>
                                <w:t xml:space="preserve">ii. Online learning may be more effective for some learners.     </w:t>
                              </w:r>
                            </w:ins>
                          </w:p>
                          <w:p w14:paraId="2F7562B5" w14:textId="77777777" w:rsidR="000B3BFC" w:rsidRDefault="000B3BFC" w:rsidP="000B3BFC">
                            <w:pPr>
                              <w:rPr>
                                <w:ins w:id="194" w:author="Carmen Khoury" w:date="2026-10-19T15:49:00Z" w16du:dateUtc="2026-10-19T22:49:00Z"/>
                              </w:rPr>
                            </w:pPr>
                          </w:p>
                          <w:p w14:paraId="45587D90" w14:textId="77777777" w:rsidR="000B3BFC" w:rsidRDefault="000B3BFC" w:rsidP="000B3BFC">
                            <w:pPr>
                              <w:rPr>
                                <w:ins w:id="195" w:author="Carmen Khoury" w:date="2026-10-19T15:49:00Z" w16du:dateUtc="2026-10-19T22:49:00Z"/>
                              </w:rPr>
                            </w:pPr>
                            <w:ins w:id="196" w:author="Carmen Khoury" w:date="2026-10-19T15:49:00Z" w16du:dateUtc="2026-10-19T22:49:00Z">
                              <w:r>
                                <w:t>iii. Managers seem not to listen at times.</w:t>
                              </w:r>
                            </w:ins>
                          </w:p>
                          <w:p w14:paraId="6ED5E5E9" w14:textId="77777777" w:rsidR="000B3BFC" w:rsidRDefault="000B3BFC" w:rsidP="000B3BFC"/>
                        </w:txbxContent>
                      </v:textbox>
                    </v:shape>
                  </w:pict>
                </mc:Fallback>
              </mc:AlternateContent>
            </w:r>
          </w:ins>
          <w:moveTo w:id="197" w:author="Carmen Khoury" w:date="2026-10-19T15:33:00Z" w16du:dateUtc="2026-10-19T22:33:00Z">
            <w:r w:rsidRPr="0019520A">
              <w:rPr>
                <w:rFonts w:cs="Calibri"/>
                <w:sz w:val="22"/>
              </w:rPr>
              <w:t xml:space="preserve">a) Online learning is better. </w:t>
            </w:r>
          </w:moveTo>
        </w:p>
        <w:p w14:paraId="5FF8CDEA" w14:textId="77777777" w:rsidR="000B3BFC" w:rsidRPr="0019520A" w:rsidRDefault="000B3BFC" w:rsidP="000B3BFC">
          <w:pPr>
            <w:rPr>
              <w:ins w:id="198" w:author="Carmen Khoury" w:date="2026-10-19T15:46:00Z" w16du:dateUtc="2026-10-19T22:46:00Z"/>
              <w:rFonts w:cs="Calibri"/>
              <w:sz w:val="22"/>
            </w:rPr>
          </w:pPr>
        </w:p>
        <w:p w14:paraId="670085F0" w14:textId="77777777" w:rsidR="000B3BFC" w:rsidRPr="0019520A" w:rsidRDefault="000B3BFC" w:rsidP="000B3BFC">
          <w:pPr>
            <w:rPr>
              <w:ins w:id="199" w:author="Carmen Khoury" w:date="2026-10-19T15:47:00Z" w16du:dateUtc="2026-10-19T22:47:00Z"/>
              <w:rFonts w:cs="Calibri"/>
              <w:sz w:val="22"/>
            </w:rPr>
          </w:pPr>
          <w:moveTo w:id="200" w:author="Carmen Khoury" w:date="2026-10-19T15:33:00Z" w16du:dateUtc="2026-10-19T22:33:00Z">
            <w:del w:id="201" w:author="Carmen Khoury" w:date="2026-10-19T15:46:00Z" w16du:dateUtc="2026-10-19T22:46:00Z">
              <w:r w:rsidRPr="0019520A" w:rsidDel="00C06C4C">
                <w:rPr>
                  <w:rFonts w:cs="Calibri"/>
                  <w:sz w:val="22"/>
                </w:rPr>
                <w:delText xml:space="preserve">    </w:delText>
              </w:r>
            </w:del>
            <w:r w:rsidRPr="0019520A">
              <w:rPr>
                <w:rFonts w:cs="Calibri"/>
                <w:sz w:val="22"/>
              </w:rPr>
              <w:t xml:space="preserve">b) Managers don't listen. </w:t>
            </w:r>
          </w:moveTo>
        </w:p>
        <w:p w14:paraId="1A1F32AA" w14:textId="77777777" w:rsidR="000B3BFC" w:rsidRPr="0019520A" w:rsidRDefault="000B3BFC" w:rsidP="000B3BFC">
          <w:pPr>
            <w:rPr>
              <w:ins w:id="202" w:author="Carmen Khoury" w:date="2026-10-19T15:46:00Z" w16du:dateUtc="2026-10-19T22:46:00Z"/>
              <w:rFonts w:cs="Calibri"/>
              <w:sz w:val="22"/>
            </w:rPr>
          </w:pPr>
        </w:p>
        <w:p w14:paraId="39E75B81" w14:textId="77777777" w:rsidR="000B3BFC" w:rsidRPr="0019520A" w:rsidRDefault="000B3BFC" w:rsidP="000B3BFC">
          <w:pPr>
            <w:rPr>
              <w:ins w:id="203" w:author="Carmen Khoury" w:date="2026-10-19T15:46:00Z" w16du:dateUtc="2026-10-19T22:46:00Z"/>
              <w:rFonts w:cs="Calibri"/>
              <w:sz w:val="22"/>
            </w:rPr>
          </w:pPr>
          <w:moveTo w:id="204" w:author="Carmen Khoury" w:date="2026-10-19T15:33:00Z" w16du:dateUtc="2026-10-19T22:33:00Z">
            <w:del w:id="205" w:author="Carmen Khoury" w:date="2026-10-19T15:46:00Z" w16du:dateUtc="2026-10-19T22:46:00Z">
              <w:r w:rsidRPr="0019520A" w:rsidDel="00C06C4C">
                <w:rPr>
                  <w:rFonts w:cs="Calibri"/>
                  <w:sz w:val="22"/>
                </w:rPr>
                <w:delText xml:space="preserve">    </w:delText>
              </w:r>
            </w:del>
            <w:r w:rsidRPr="0019520A">
              <w:rPr>
                <w:rFonts w:cs="Calibri"/>
                <w:sz w:val="22"/>
              </w:rPr>
              <w:t>c) The plan will fail.</w:t>
            </w:r>
            <w:r w:rsidRPr="0019520A">
              <w:rPr>
                <w:rFonts w:cs="Calibri"/>
                <w:sz w:val="22"/>
              </w:rPr>
              <w:br/>
            </w:r>
          </w:moveTo>
        </w:p>
        <w:p w14:paraId="7BAE4318" w14:textId="77777777" w:rsidR="000B3BFC" w:rsidRPr="0019520A" w:rsidRDefault="000B3BFC" w:rsidP="000B3BFC">
          <w:pPr>
            <w:rPr>
              <w:ins w:id="206" w:author="Carmen Khoury" w:date="2026-10-19T15:49:00Z" w16du:dateUtc="2026-10-19T22:49:00Z"/>
              <w:rFonts w:cs="Calibri"/>
              <w:sz w:val="22"/>
            </w:rPr>
          </w:pPr>
        </w:p>
        <w:p w14:paraId="6750EAC0" w14:textId="77777777" w:rsidR="000B3BFC" w:rsidRPr="0019520A" w:rsidRDefault="000B3BFC" w:rsidP="000B3BFC">
          <w:pPr>
            <w:rPr>
              <w:rFonts w:cs="Calibri"/>
              <w:sz w:val="22"/>
            </w:rPr>
          </w:pPr>
        </w:p>
        <w:p w14:paraId="4A8D9488" w14:textId="20A6ADFF" w:rsidR="000B3BFC" w:rsidRPr="0019520A" w:rsidRDefault="000B3BFC" w:rsidP="000B3BFC">
          <w:pPr>
            <w:rPr>
              <w:rFonts w:cs="Calibri"/>
              <w:sz w:val="22"/>
              <w:rPrChange w:id="207" w:author="Carmen Khoury" w:date="2026-10-19T16:27:00Z" w16du:dateUtc="2026-10-19T23:27:00Z">
                <w:rPr/>
              </w:rPrChange>
            </w:rPr>
          </w:pPr>
          <w:moveTo w:id="208" w:author="Carmen Khoury" w:date="2026-10-19T15:33:00Z" w16du:dateUtc="2026-10-19T22:33:00Z">
            <w:del w:id="209" w:author="Carmen Khoury" w:date="2026-10-19T15:49:00Z" w16du:dateUtc="2026-10-19T22:49:00Z">
              <w:r w:rsidRPr="0019520A" w:rsidDel="0064354C">
                <w:rPr>
                  <w:rFonts w:cs="Calibri"/>
                  <w:sz w:val="22"/>
                </w:rPr>
                <w:delText xml:space="preserve">i. The plan could </w:delText>
              </w:r>
            </w:del>
            <w:del w:id="210" w:author="Carmen Khoury" w:date="2026-10-19T15:47:00Z" w16du:dateUtc="2026-10-19T22:47:00Z">
              <w:r w:rsidRPr="0019520A" w:rsidDel="0064354C">
                <w:rPr>
                  <w:rFonts w:cs="Calibri"/>
                  <w:sz w:val="22"/>
                </w:rPr>
                <w:delText>possibly maybe</w:delText>
              </w:r>
            </w:del>
            <w:del w:id="211" w:author="Carmen Khoury" w:date="2026-10-19T15:49:00Z" w16du:dateUtc="2026-10-19T22:49:00Z">
              <w:r w:rsidRPr="0019520A" w:rsidDel="0064354C">
                <w:rPr>
                  <w:rFonts w:cs="Calibri"/>
                  <w:sz w:val="22"/>
                </w:rPr>
                <w:delText xml:space="preserve"> fail.     ii. Online learning may be more effective for some learners.     iii. Managers </w:delText>
              </w:r>
            </w:del>
            <w:del w:id="212" w:author="Carmen Khoury" w:date="2026-10-19T15:48:00Z" w16du:dateUtc="2026-10-19T22:48:00Z">
              <w:r w:rsidRPr="0019520A" w:rsidDel="0064354C">
                <w:rPr>
                  <w:rFonts w:cs="Calibri"/>
                  <w:sz w:val="22"/>
                </w:rPr>
                <w:delText xml:space="preserve">sometimes </w:delText>
              </w:r>
            </w:del>
            <w:del w:id="213" w:author="Carmen Khoury" w:date="2026-10-19T15:49:00Z" w16du:dateUtc="2026-10-19T22:49:00Z">
              <w:r w:rsidRPr="0019520A" w:rsidDel="0064354C">
                <w:rPr>
                  <w:rFonts w:cs="Calibri"/>
                  <w:sz w:val="22"/>
                </w:rPr>
                <w:delText>seem not to listen.</w:delText>
              </w:r>
            </w:del>
          </w:moveTo>
          <w:moveToRangeEnd w:id="66"/>
          <w:commentRangeStart w:id="214"/>
          <w:del w:id="215" w:author="Carmen Khoury" w:date="2026-10-19T15:34:00Z" w16du:dateUtc="2026-10-19T22:34:00Z">
            <w:r w:rsidRPr="0019520A" w:rsidDel="009D343F">
              <w:rPr>
                <w:rFonts w:cs="Calibri"/>
                <w:b/>
                <w:sz w:val="22"/>
                <w:rPrChange w:id="216" w:author="Carmen Khoury" w:date="2026-10-19T16:27:00Z" w16du:dateUtc="2026-10-19T23:27:00Z">
                  <w:rPr>
                    <w:b/>
                    <w:sz w:val="22"/>
                  </w:rPr>
                </w:rPrChange>
              </w:rPr>
              <w:delText>B</w:delText>
            </w:r>
          </w:del>
          <w:ins w:id="217" w:author="Carmen Khoury" w:date="2026-10-19T15:34:00Z" w16du:dateUtc="2026-10-19T22:34:00Z">
            <w:r w:rsidRPr="0019520A">
              <w:rPr>
                <w:rFonts w:cs="Calibri"/>
                <w:b/>
                <w:sz w:val="22"/>
                <w:rPrChange w:id="218" w:author="Carmen Khoury" w:date="2026-10-19T16:27:00Z" w16du:dateUtc="2026-10-19T23:27:00Z">
                  <w:rPr>
                    <w:b/>
                    <w:sz w:val="22"/>
                  </w:rPr>
                </w:rPrChange>
              </w:rPr>
              <w:t>C</w:t>
            </w:r>
          </w:ins>
          <w:r w:rsidRPr="0019520A">
            <w:rPr>
              <w:rFonts w:cs="Calibri"/>
              <w:b/>
              <w:sz w:val="22"/>
              <w:rPrChange w:id="219" w:author="Carmen Khoury" w:date="2026-10-19T16:27:00Z" w16du:dateUtc="2026-10-19T23:27:00Z">
                <w:rPr>
                  <w:b/>
                  <w:sz w:val="22"/>
                </w:rPr>
              </w:rPrChange>
            </w:rPr>
            <w:t>. Read</w:t>
          </w:r>
          <w:ins w:id="220" w:author="Carmen Khoury" w:date="2026-10-19T15:59:00Z" w16du:dateUtc="2026-10-19T22:59:00Z">
            <w:r w:rsidRPr="0019520A">
              <w:rPr>
                <w:rFonts w:cs="Calibri"/>
                <w:b/>
                <w:sz w:val="22"/>
                <w:rPrChange w:id="221" w:author="Carmen Khoury" w:date="2026-10-19T16:27:00Z" w16du:dateUtc="2026-10-19T23:27:00Z">
                  <w:rPr>
                    <w:b/>
                    <w:sz w:val="22"/>
                  </w:rPr>
                </w:rPrChange>
              </w:rPr>
              <w:t>ing Practice</w:t>
            </w:r>
          </w:ins>
          <w:ins w:id="222" w:author="Carmen Khoury" w:date="2026-10-19T16:17:00Z" w16du:dateUtc="2026-10-19T23:17:00Z">
            <w:r w:rsidRPr="0019520A">
              <w:rPr>
                <w:rFonts w:cs="Calibri"/>
                <w:b/>
                <w:sz w:val="22"/>
                <w:rPrChange w:id="223" w:author="Carmen Khoury" w:date="2026-10-19T16:27:00Z" w16du:dateUtc="2026-10-19T23:27:00Z">
                  <w:rPr>
                    <w:b/>
                    <w:sz w:val="22"/>
                  </w:rPr>
                </w:rPrChange>
              </w:rPr>
              <w:t xml:space="preserve"> (10 min)</w:t>
            </w:r>
          </w:ins>
          <w:commentRangeEnd w:id="214"/>
          <w:r w:rsidR="00C92E52" w:rsidRPr="0019520A">
            <w:rPr>
              <w:rStyle w:val="CommentReference"/>
              <w:rFonts w:cs="Calibri"/>
              <w:sz w:val="22"/>
              <w:szCs w:val="22"/>
              <w:rPrChange w:id="224" w:author="Carmen Khoury" w:date="2026-10-19T16:27:00Z" w16du:dateUtc="2026-10-19T23:27:00Z">
                <w:rPr>
                  <w:rStyle w:val="CommentReference"/>
                  <w:sz w:val="20"/>
                  <w:szCs w:val="22"/>
                </w:rPr>
              </w:rPrChange>
            </w:rPr>
            <w:commentReference w:id="214"/>
          </w:r>
        </w:p>
        <w:p w14:paraId="3487F162" w14:textId="77777777" w:rsidR="000B3BFC" w:rsidRPr="0019520A" w:rsidRDefault="000B3BFC" w:rsidP="000B3BFC">
          <w:pPr>
            <w:rPr>
              <w:ins w:id="225" w:author="Carmen Khoury" w:date="2026-10-19T15:33:00Z" w16du:dateUtc="2026-10-19T22:33:00Z"/>
              <w:rFonts w:cs="Calibri"/>
              <w:sz w:val="22"/>
            </w:rPr>
          </w:pPr>
          <w:del w:id="226" w:author="Carmen Khoury" w:date="2026-10-19T15:30:00Z" w16du:dateUtc="2026-10-19T22:30:00Z">
            <w:r w:rsidRPr="0019520A" w:rsidDel="004C269F">
              <w:rPr>
                <w:rFonts w:cs="Calibri"/>
                <w:sz w:val="22"/>
              </w:rPr>
              <w:delText>Read the extract</w:delText>
            </w:r>
          </w:del>
          <w:ins w:id="227" w:author="Carmen Khoury" w:date="2026-10-19T15:30:00Z" w16du:dateUtc="2026-10-19T22:30:00Z">
            <w:r w:rsidRPr="0019520A">
              <w:rPr>
                <w:rFonts w:cs="Calibri"/>
                <w:sz w:val="22"/>
              </w:rPr>
              <w:t>The extract below is</w:t>
            </w:r>
          </w:ins>
          <w:r w:rsidRPr="0019520A">
            <w:rPr>
              <w:rFonts w:cs="Calibri"/>
              <w:sz w:val="22"/>
            </w:rPr>
            <w:t xml:space="preserve"> from a workplace report</w:t>
          </w:r>
          <w:ins w:id="228" w:author="Carmen Khoury" w:date="2026-10-19T15:32:00Z" w16du:dateUtc="2026-10-19T22:32:00Z">
            <w:r w:rsidRPr="0019520A">
              <w:rPr>
                <w:rFonts w:cs="Calibri"/>
                <w:sz w:val="22"/>
              </w:rPr>
              <w:t>. Take a few moments to read the extract</w:t>
            </w:r>
          </w:ins>
          <w:ins w:id="229" w:author="Carmen Khoury" w:date="2026-10-19T16:01:00Z" w16du:dateUtc="2026-10-19T23:01:00Z">
            <w:r w:rsidRPr="0019520A">
              <w:rPr>
                <w:rFonts w:cs="Calibri"/>
                <w:sz w:val="22"/>
              </w:rPr>
              <w:t xml:space="preserve"> silently on your own. Then work with your partner to</w:t>
            </w:r>
          </w:ins>
          <w:r w:rsidRPr="0019520A">
            <w:rPr>
              <w:rFonts w:cs="Calibri"/>
              <w:sz w:val="22"/>
            </w:rPr>
            <w:t xml:space="preserve"> </w:t>
          </w:r>
          <w:del w:id="230" w:author="Carmen Khoury" w:date="2026-10-19T15:32:00Z" w16du:dateUtc="2026-10-19T22:32:00Z">
            <w:r w:rsidRPr="0019520A" w:rsidDel="008D0E1B">
              <w:rPr>
                <w:rFonts w:cs="Calibri"/>
                <w:sz w:val="22"/>
              </w:rPr>
              <w:delText xml:space="preserve">below </w:delText>
            </w:r>
          </w:del>
          <w:del w:id="231" w:author="Carmen Khoury" w:date="2026-10-19T16:01:00Z" w16du:dateUtc="2026-10-19T23:01:00Z">
            <w:r w:rsidRPr="0019520A" w:rsidDel="002F2BD2">
              <w:rPr>
                <w:rFonts w:cs="Calibri"/>
                <w:sz w:val="22"/>
              </w:rPr>
              <w:delText>and</w:delText>
            </w:r>
          </w:del>
          <w:r w:rsidRPr="0019520A">
            <w:rPr>
              <w:rFonts w:cs="Calibri"/>
              <w:sz w:val="22"/>
            </w:rPr>
            <w:t xml:space="preserve"> underline the all hedg</w:t>
          </w:r>
          <w:ins w:id="232" w:author="Carmen Khoury" w:date="2026-10-19T15:32:00Z" w16du:dateUtc="2026-10-19T22:32:00Z">
            <w:r w:rsidRPr="0019520A">
              <w:rPr>
                <w:rFonts w:cs="Calibri"/>
                <w:sz w:val="22"/>
              </w:rPr>
              <w:t xml:space="preserve">ing-related vocabulary </w:t>
            </w:r>
          </w:ins>
          <w:del w:id="233" w:author="Carmen Khoury" w:date="2026-10-19T15:32:00Z" w16du:dateUtc="2026-10-19T22:32:00Z">
            <w:r w:rsidRPr="0019520A" w:rsidDel="00B66D3B">
              <w:rPr>
                <w:rFonts w:cs="Calibri"/>
                <w:sz w:val="22"/>
              </w:rPr>
              <w:delText>e</w:delText>
            </w:r>
            <w:r w:rsidRPr="0019520A" w:rsidDel="008D0E1B">
              <w:rPr>
                <w:rFonts w:cs="Calibri"/>
                <w:sz w:val="22"/>
              </w:rPr>
              <w:delText>s</w:delText>
            </w:r>
          </w:del>
          <w:del w:id="234" w:author="Carmen Khoury" w:date="2026-10-19T16:01:00Z" w16du:dateUtc="2026-10-19T23:01:00Z">
            <w:r w:rsidRPr="0019520A" w:rsidDel="002F2BD2">
              <w:rPr>
                <w:rFonts w:cs="Calibri"/>
                <w:sz w:val="22"/>
              </w:rPr>
              <w:delText xml:space="preserve"> in red</w:delText>
            </w:r>
          </w:del>
          <w:del w:id="235" w:author="Carmen Khoury" w:date="2026-10-19T15:33:00Z" w16du:dateUtc="2026-10-19T22:33:00Z">
            <w:r w:rsidRPr="0019520A" w:rsidDel="00B66D3B">
              <w:rPr>
                <w:rFonts w:cs="Calibri"/>
                <w:sz w:val="22"/>
              </w:rPr>
              <w:delText>.</w:delText>
            </w:r>
          </w:del>
          <w:ins w:id="236" w:author="Carmen Khoury" w:date="2026-10-19T16:01:00Z" w16du:dateUtc="2026-10-19T23:01:00Z">
            <w:r w:rsidRPr="0019520A">
              <w:rPr>
                <w:rFonts w:cs="Calibri"/>
                <w:sz w:val="22"/>
              </w:rPr>
              <w:t>using your red pens:</w:t>
            </w:r>
          </w:ins>
          <w:r w:rsidRPr="0019520A">
            <w:rPr>
              <w:rFonts w:cs="Calibri"/>
              <w:sz w:val="22"/>
            </w:rPr>
            <w:t xml:space="preserve"> </w:t>
          </w:r>
        </w:p>
        <w:p w14:paraId="5E441D7B" w14:textId="0CB7F12A" w:rsidR="000B3BFC" w:rsidRPr="0019520A" w:rsidRDefault="000B3BFC" w:rsidP="000B3BFC">
          <w:pPr>
            <w:rPr>
              <w:ins w:id="237" w:author="Carmen Khoury" w:date="2026-10-19T15:57:00Z" w16du:dateUtc="2026-10-19T22:57:00Z"/>
              <w:rFonts w:cs="Calibri"/>
              <w:i/>
              <w:iCs/>
              <w:color w:val="1F497D" w:themeColor="text2"/>
              <w:sz w:val="22"/>
            </w:rPr>
          </w:pPr>
          <w:ins w:id="238" w:author="Carmen Khoury" w:date="2026-10-19T15:56:00Z" w16du:dateUtc="2026-10-19T22:56:00Z">
            <w:r w:rsidRPr="0019520A">
              <w:rPr>
                <w:rFonts w:cs="Calibri"/>
                <w:i/>
                <w:iCs/>
                <w:color w:val="1F497D" w:themeColor="text2"/>
                <w:sz w:val="22"/>
              </w:rPr>
              <w:t xml:space="preserve">Studies suggest that remote </w:t>
            </w:r>
          </w:ins>
          <w:r w:rsidR="00940A44" w:rsidRPr="0019520A">
            <w:rPr>
              <w:rFonts w:cs="Calibri"/>
              <w:i/>
              <w:iCs/>
              <w:color w:val="1F497D" w:themeColor="text2"/>
              <w:sz w:val="22"/>
            </w:rPr>
            <w:t>work</w:t>
          </w:r>
          <w:ins w:id="239" w:author="Carmen Khoury" w:date="2026-10-19T15:56:00Z" w16du:dateUtc="2026-10-19T22:56:00Z">
            <w:r w:rsidRPr="0019520A">
              <w:rPr>
                <w:rFonts w:cs="Calibri"/>
                <w:i/>
                <w:iCs/>
                <w:color w:val="1F497D" w:themeColor="text2"/>
                <w:sz w:val="22"/>
              </w:rPr>
              <w:t xml:space="preserve"> may increase productivity in many companies. Employees often appear to work harder at home, and managers may find it difficult to see whether they are being distracted. </w:t>
            </w:r>
          </w:ins>
        </w:p>
        <w:p w14:paraId="762BF290" w14:textId="77777777" w:rsidR="000B3BFC" w:rsidRPr="0019520A" w:rsidDel="00E42FE4" w:rsidRDefault="000B3BFC" w:rsidP="000B3BFC">
          <w:pPr>
            <w:rPr>
              <w:del w:id="240" w:author="Carmen Khoury" w:date="2026-10-19T15:56:00Z" w16du:dateUtc="2026-10-19T22:56:00Z"/>
              <w:rFonts w:cs="Calibri"/>
              <w:i/>
              <w:iCs/>
              <w:color w:val="1F497D" w:themeColor="text2"/>
              <w:sz w:val="22"/>
              <w:rPrChange w:id="241" w:author="Carmen Khoury" w:date="2026-10-19T15:45:00Z" w16du:dateUtc="2026-10-19T22:45:00Z">
                <w:rPr>
                  <w:del w:id="242" w:author="Carmen Khoury" w:date="2026-10-19T15:56:00Z" w16du:dateUtc="2026-10-19T22:56:00Z"/>
                </w:rPr>
              </w:rPrChange>
            </w:rPr>
          </w:pPr>
          <w:ins w:id="243" w:author="Carmen Khoury" w:date="2026-10-19T15:56:00Z" w16du:dateUtc="2026-10-19T22:56:00Z">
            <w:r w:rsidRPr="0019520A">
              <w:rPr>
                <w:rFonts w:cs="Calibri"/>
                <w:i/>
                <w:iCs/>
                <w:color w:val="1F497D" w:themeColor="text2"/>
                <w:sz w:val="22"/>
              </w:rPr>
              <w:t>It seems likely that offices are becoming less necessary, so the company might consider reducing its office space. This result is supported by the survey, which was completed by 40 staff.</w:t>
            </w:r>
          </w:ins>
          <w:del w:id="244" w:author="Carmen Khoury" w:date="2026-10-19T15:56:00Z" w16du:dateUtc="2026-10-19T22:56:00Z">
            <w:r w:rsidRPr="0019520A" w:rsidDel="00E42FE4">
              <w:rPr>
                <w:rFonts w:cs="Calibri"/>
                <w:i/>
                <w:iCs/>
                <w:color w:val="1F497D" w:themeColor="text2"/>
                <w:sz w:val="22"/>
                <w:rPrChange w:id="245" w:author="Carmen Khoury" w:date="2026-10-19T15:45:00Z" w16du:dateUtc="2026-10-19T22:45:00Z">
                  <w:rPr/>
                </w:rPrChange>
              </w:rPr>
              <w:delText>Studies prove that remote working definitely increases productivity in every company. Employees will always work harder at home, and managers obviously can't see them being distracted. It is clear that offices are now unnecessary; the company should close its offices immediately. This results is supported by the survey, which it was completed by 40 staff.</w:delText>
            </w:r>
          </w:del>
        </w:p>
        <w:p w14:paraId="0F057A52" w14:textId="77777777" w:rsidR="000B3BFC" w:rsidRPr="0019520A" w:rsidRDefault="000B3BFC" w:rsidP="000B3BFC">
          <w:pPr>
            <w:rPr>
              <w:ins w:id="246" w:author="Carmen Khoury" w:date="2026-10-19T15:29:00Z" w16du:dateUtc="2026-10-19T22:29:00Z"/>
              <w:rFonts w:cs="Calibri"/>
              <w:b/>
              <w:sz w:val="22"/>
            </w:rPr>
          </w:pPr>
        </w:p>
        <w:p w14:paraId="603266F1" w14:textId="77777777" w:rsidR="000B3BFC" w:rsidRPr="0019520A" w:rsidDel="009D343F" w:rsidRDefault="000B3BFC" w:rsidP="000B3BFC">
          <w:pPr>
            <w:rPr>
              <w:moveFrom w:id="247" w:author="Carmen Khoury" w:date="2026-10-19T15:33:00Z" w16du:dateUtc="2026-10-19T22:33:00Z"/>
              <w:rFonts w:cs="Calibri"/>
              <w:sz w:val="22"/>
            </w:rPr>
          </w:pPr>
          <w:moveFromRangeStart w:id="248" w:author="Carmen Khoury" w:date="2026-10-19T15:33:00Z" w:name="move243316452"/>
          <w:moveFrom w:id="249" w:author="Carmen Khoury" w:date="2026-10-19T15:33:00Z" w16du:dateUtc="2026-10-19T22:33:00Z">
            <w:r w:rsidRPr="0019520A" w:rsidDel="009D343F">
              <w:rPr>
                <w:rFonts w:cs="Calibri"/>
                <w:b/>
                <w:sz w:val="22"/>
              </w:rPr>
              <w:t>C. Language focus</w:t>
            </w:r>
          </w:moveFrom>
        </w:p>
        <w:p w14:paraId="08A40C83" w14:textId="77777777" w:rsidR="000B3BFC" w:rsidRPr="0019520A" w:rsidDel="009D343F" w:rsidRDefault="000B3BFC" w:rsidP="000B3BFC">
          <w:pPr>
            <w:rPr>
              <w:moveFrom w:id="250" w:author="Carmen Khoury" w:date="2026-10-19T15:33:00Z" w16du:dateUtc="2026-10-19T22:33:00Z"/>
              <w:rFonts w:cs="Calibri"/>
              <w:sz w:val="22"/>
            </w:rPr>
          </w:pPr>
          <w:moveFrom w:id="251" w:author="Carmen Khoury" w:date="2026-10-19T15:33:00Z" w16du:dateUtc="2026-10-19T22:33:00Z">
            <w:r w:rsidRPr="0019520A" w:rsidDel="009D343F">
              <w:rPr>
                <w:rFonts w:cs="Calibri"/>
                <w:sz w:val="22"/>
              </w:rPr>
              <w:t>Hedging (also called softening language, cautious language, or ‘vague language’) lets writers sound less certain. There are three main types:</w:t>
            </w:r>
          </w:moveFrom>
        </w:p>
        <w:p w14:paraId="1880B2B7" w14:textId="77777777" w:rsidR="000B3BFC" w:rsidRPr="0019520A" w:rsidDel="009D343F" w:rsidRDefault="000B3BFC" w:rsidP="000B3BFC">
          <w:pPr>
            <w:pStyle w:val="ListBullet"/>
            <w:rPr>
              <w:moveFrom w:id="252" w:author="Carmen Khoury" w:date="2026-10-19T15:33:00Z" w16du:dateUtc="2026-10-19T22:33:00Z"/>
              <w:rFonts w:cs="Calibri"/>
              <w:sz w:val="22"/>
            </w:rPr>
          </w:pPr>
          <w:moveFrom w:id="253" w:author="Carmen Khoury" w:date="2026-10-19T15:33:00Z" w16du:dateUtc="2026-10-19T22:33:00Z">
            <w:r w:rsidRPr="0019520A" w:rsidDel="009D343F">
              <w:rPr>
                <w:rFonts w:cs="Calibri"/>
                <w:sz w:val="22"/>
              </w:rPr>
              <w:t>Modal verbs: may, might, could, will (the weakest hedge)</w:t>
            </w:r>
          </w:moveFrom>
        </w:p>
        <w:p w14:paraId="1C54E801" w14:textId="77777777" w:rsidR="000B3BFC" w:rsidRPr="0019520A" w:rsidDel="009D343F" w:rsidRDefault="000B3BFC" w:rsidP="000B3BFC">
          <w:pPr>
            <w:pStyle w:val="ListBullet"/>
            <w:rPr>
              <w:moveFrom w:id="254" w:author="Carmen Khoury" w:date="2026-10-19T15:33:00Z" w16du:dateUtc="2026-10-19T22:33:00Z"/>
              <w:rFonts w:cs="Calibri"/>
              <w:sz w:val="22"/>
            </w:rPr>
          </w:pPr>
          <w:moveFrom w:id="255" w:author="Carmen Khoury" w:date="2026-10-19T15:33:00Z" w16du:dateUtc="2026-10-19T22:33:00Z">
            <w:r w:rsidRPr="0019520A" w:rsidDel="009D343F">
              <w:rPr>
                <w:rFonts w:cs="Calibri"/>
                <w:sz w:val="22"/>
              </w:rPr>
              <w:t>Verbs: seem, appear, tend to (a modal verb), suggest</w:t>
            </w:r>
          </w:moveFrom>
        </w:p>
        <w:p w14:paraId="005539D2" w14:textId="77777777" w:rsidR="000B3BFC" w:rsidRPr="0019520A" w:rsidDel="009D343F" w:rsidRDefault="000B3BFC" w:rsidP="000B3BFC">
          <w:pPr>
            <w:pStyle w:val="ListBullet"/>
            <w:rPr>
              <w:moveFrom w:id="256" w:author="Carmen Khoury" w:date="2026-10-19T15:33:00Z" w16du:dateUtc="2026-10-19T22:33:00Z"/>
              <w:rFonts w:cs="Calibri"/>
              <w:sz w:val="22"/>
            </w:rPr>
          </w:pPr>
          <w:moveFrom w:id="257" w:author="Carmen Khoury" w:date="2026-10-19T15:33:00Z" w16du:dateUtc="2026-10-19T22:33:00Z">
            <w:r w:rsidRPr="0019520A" w:rsidDel="009D343F">
              <w:rPr>
                <w:rFonts w:cs="Calibri"/>
                <w:sz w:val="22"/>
              </w:rPr>
              <w:t>adverbs: possibly, arguably, generally, probably, perhaps</w:t>
            </w:r>
          </w:moveFrom>
        </w:p>
        <w:p w14:paraId="6097DD64" w14:textId="77777777" w:rsidR="000B3BFC" w:rsidRPr="0019520A" w:rsidDel="009D343F" w:rsidRDefault="000B3BFC" w:rsidP="000B3BFC">
          <w:pPr>
            <w:rPr>
              <w:moveFrom w:id="258" w:author="Carmen Khoury" w:date="2026-10-19T15:33:00Z" w16du:dateUtc="2026-10-19T22:33:00Z"/>
              <w:rFonts w:cs="Calibri"/>
              <w:sz w:val="22"/>
            </w:rPr>
          </w:pPr>
          <w:moveFrom w:id="259" w:author="Carmen Khoury" w:date="2026-10-19T15:33:00Z" w16du:dateUtc="2026-10-19T22:33:00Z">
            <w:r w:rsidRPr="0019520A" w:rsidDel="009D343F">
              <w:rPr>
                <w:rFonts w:cs="Calibri"/>
                <w:sz w:val="22"/>
              </w:rPr>
              <w:t>Example: The results show that staff are happier. → The results seem to suggest that staff may be somewhat happier.</w:t>
            </w:r>
          </w:moveFrom>
        </w:p>
        <w:p w14:paraId="3D1536B2" w14:textId="77777777" w:rsidR="000B3BFC" w:rsidRPr="0019520A" w:rsidDel="009D343F" w:rsidRDefault="000B3BFC" w:rsidP="000B3BFC">
          <w:pPr>
            <w:rPr>
              <w:moveFrom w:id="260" w:author="Carmen Khoury" w:date="2026-10-19T15:33:00Z" w16du:dateUtc="2026-10-19T22:33:00Z"/>
              <w:rFonts w:cs="Calibri"/>
              <w:sz w:val="22"/>
            </w:rPr>
          </w:pPr>
          <w:moveFrom w:id="261" w:author="Carmen Khoury" w:date="2026-10-19T15:33:00Z" w16du:dateUtc="2026-10-19T22:33:00Z">
            <w:r w:rsidRPr="0019520A" w:rsidDel="009D343F">
              <w:rPr>
                <w:rFonts w:cs="Calibri"/>
                <w:b/>
                <w:sz w:val="22"/>
              </w:rPr>
              <w:t>Exercise 1 (Matching)</w:t>
            </w:r>
          </w:moveFrom>
        </w:p>
        <w:p w14:paraId="71E02C11" w14:textId="77777777" w:rsidR="000B3BFC" w:rsidRPr="0019520A" w:rsidDel="009D343F" w:rsidRDefault="000B3BFC" w:rsidP="000B3BFC">
          <w:pPr>
            <w:rPr>
              <w:moveFrom w:id="262" w:author="Carmen Khoury" w:date="2026-10-19T15:33:00Z" w16du:dateUtc="2026-10-19T22:33:00Z"/>
              <w:rFonts w:cs="Calibri"/>
              <w:sz w:val="22"/>
            </w:rPr>
          </w:pPr>
          <w:moveFrom w:id="263" w:author="Carmen Khoury" w:date="2026-10-19T15:33:00Z" w16du:dateUtc="2026-10-19T22:33:00Z">
            <w:r w:rsidRPr="0019520A" w:rsidDel="009D343F">
              <w:rPr>
                <w:rFonts w:cs="Calibri"/>
                <w:sz w:val="22"/>
              </w:rPr>
              <w:t>Complete the sentences with a word from the box.   [ tend  /  appears  /  arguably  /  might ]</w:t>
            </w:r>
          </w:moveFrom>
        </w:p>
        <w:p w14:paraId="40078D79" w14:textId="77777777" w:rsidR="000B3BFC" w:rsidRPr="0019520A" w:rsidDel="009D343F" w:rsidRDefault="000B3BFC" w:rsidP="000B3BFC">
          <w:pPr>
            <w:rPr>
              <w:moveFrom w:id="264" w:author="Carmen Khoury" w:date="2026-10-19T15:33:00Z" w16du:dateUtc="2026-10-19T22:33:00Z"/>
              <w:rFonts w:cs="Calibri"/>
              <w:sz w:val="22"/>
            </w:rPr>
          </w:pPr>
          <w:moveFrom w:id="265" w:author="Carmen Khoury" w:date="2026-10-19T15:33:00Z" w16du:dateUtc="2026-10-19T22:33:00Z">
            <w:r w:rsidRPr="0019520A" w:rsidDel="009D343F">
              <w:rPr>
                <w:rFonts w:cs="Calibri"/>
                <w:sz w:val="22"/>
              </w:rPr>
              <w:t>1. Remote workers _______ to feel more isolated.</w:t>
            </w:r>
          </w:moveFrom>
        </w:p>
        <w:p w14:paraId="7CCB3A30" w14:textId="77777777" w:rsidR="000B3BFC" w:rsidRPr="0019520A" w:rsidDel="009D343F" w:rsidRDefault="000B3BFC" w:rsidP="000B3BFC">
          <w:pPr>
            <w:rPr>
              <w:moveFrom w:id="266" w:author="Carmen Khoury" w:date="2026-10-19T15:33:00Z" w16du:dateUtc="2026-10-19T22:33:00Z"/>
              <w:rFonts w:cs="Calibri"/>
              <w:sz w:val="22"/>
            </w:rPr>
          </w:pPr>
          <w:moveFrom w:id="267" w:author="Carmen Khoury" w:date="2026-10-19T15:33:00Z" w16du:dateUtc="2026-10-19T22:33:00Z">
            <w:r w:rsidRPr="0019520A" w:rsidDel="009D343F">
              <w:rPr>
                <w:rFonts w:cs="Calibri"/>
                <w:sz w:val="22"/>
              </w:rPr>
              <w:t>2. The new policy _______ to have improved morale.</w:t>
            </w:r>
          </w:moveFrom>
        </w:p>
        <w:p w14:paraId="1B843E79" w14:textId="77777777" w:rsidR="000B3BFC" w:rsidRPr="0019520A" w:rsidDel="009D343F" w:rsidRDefault="000B3BFC" w:rsidP="000B3BFC">
          <w:pPr>
            <w:rPr>
              <w:moveFrom w:id="268" w:author="Carmen Khoury" w:date="2026-10-19T15:33:00Z" w16du:dateUtc="2026-10-19T22:33:00Z"/>
              <w:rFonts w:cs="Calibri"/>
              <w:sz w:val="22"/>
            </w:rPr>
          </w:pPr>
          <w:moveFrom w:id="269" w:author="Carmen Khoury" w:date="2026-10-19T15:33:00Z" w16du:dateUtc="2026-10-19T22:33:00Z">
            <w:r w:rsidRPr="0019520A" w:rsidDel="009D343F">
              <w:rPr>
                <w:rFonts w:cs="Calibri"/>
                <w:sz w:val="22"/>
              </w:rPr>
              <w:t>2. This is _______ the most effective approach.</w:t>
            </w:r>
          </w:moveFrom>
        </w:p>
        <w:p w14:paraId="3B5D6553" w14:textId="77777777" w:rsidR="000B3BFC" w:rsidRPr="0019520A" w:rsidDel="009D343F" w:rsidRDefault="000B3BFC" w:rsidP="000B3BFC">
          <w:pPr>
            <w:rPr>
              <w:moveFrom w:id="270" w:author="Carmen Khoury" w:date="2026-10-19T15:33:00Z" w16du:dateUtc="2026-10-19T22:33:00Z"/>
              <w:rFonts w:cs="Calibri"/>
              <w:sz w:val="22"/>
            </w:rPr>
          </w:pPr>
          <w:moveFrom w:id="271" w:author="Carmen Khoury" w:date="2026-10-19T15:33:00Z" w16du:dateUtc="2026-10-19T22:33:00Z">
            <w:r w:rsidRPr="0019520A" w:rsidDel="009D343F">
              <w:rPr>
                <w:rFonts w:cs="Calibri"/>
                <w:sz w:val="22"/>
              </w:rPr>
              <w:t>4. Further research _______ reveal different results.</w:t>
            </w:r>
          </w:moveFrom>
        </w:p>
        <w:p w14:paraId="0904F1EE" w14:textId="77777777" w:rsidR="000B3BFC" w:rsidRPr="0019520A" w:rsidDel="009D343F" w:rsidRDefault="000B3BFC" w:rsidP="000B3BFC">
          <w:pPr>
            <w:rPr>
              <w:moveFrom w:id="272" w:author="Carmen Khoury" w:date="2026-10-19T15:33:00Z" w16du:dateUtc="2026-10-19T22:33:00Z"/>
              <w:rFonts w:cs="Calibri"/>
              <w:sz w:val="22"/>
            </w:rPr>
          </w:pPr>
          <w:moveFrom w:id="273" w:author="Carmen Khoury" w:date="2026-10-19T15:33:00Z" w16du:dateUtc="2026-10-19T22:33:00Z">
            <w:r w:rsidRPr="0019520A" w:rsidDel="009D343F">
              <w:rPr>
                <w:rFonts w:cs="Calibri"/>
                <w:b/>
                <w:sz w:val="22"/>
              </w:rPr>
              <w:t>Exercise 3</w:t>
            </w:r>
          </w:moveFrom>
        </w:p>
        <w:p w14:paraId="1DC1E399" w14:textId="77777777" w:rsidR="000B3BFC" w:rsidRPr="0019520A" w:rsidDel="009D343F" w:rsidRDefault="000B3BFC" w:rsidP="000B3BFC">
          <w:pPr>
            <w:rPr>
              <w:moveFrom w:id="274" w:author="Carmen Khoury" w:date="2026-10-19T15:33:00Z" w16du:dateUtc="2026-10-19T22:33:00Z"/>
              <w:rFonts w:cs="Calibri"/>
              <w:sz w:val="22"/>
            </w:rPr>
          </w:pPr>
          <w:moveFrom w:id="275" w:author="Carmen Khoury" w:date="2026-10-19T15:33:00Z" w16du:dateUtc="2026-10-19T22:33:00Z">
            <w:r w:rsidRPr="0019520A" w:rsidDel="009D343F">
              <w:rPr>
                <w:rFonts w:cs="Calibri"/>
                <w:sz w:val="22"/>
              </w:rPr>
              <w:t>Match each strong statement with it’s softer version. Write the answers on a seperate paper.</w:t>
            </w:r>
          </w:moveFrom>
        </w:p>
        <w:p w14:paraId="32451789" w14:textId="77777777" w:rsidR="000B3BFC" w:rsidRPr="0019520A" w:rsidDel="009D343F" w:rsidRDefault="000B3BFC" w:rsidP="000B3BFC">
          <w:pPr>
            <w:rPr>
              <w:moveFrom w:id="276" w:author="Carmen Khoury" w:date="2026-10-19T15:33:00Z" w16du:dateUtc="2026-10-19T22:33:00Z"/>
              <w:rFonts w:cs="Calibri"/>
              <w:sz w:val="22"/>
            </w:rPr>
          </w:pPr>
          <w:moveFrom w:id="277" w:author="Carmen Khoury" w:date="2026-10-19T15:33:00Z" w16du:dateUtc="2026-10-19T22:33:00Z">
            <w:r w:rsidRPr="0019520A" w:rsidDel="009D343F">
              <w:rPr>
                <w:rFonts w:cs="Calibri"/>
                <w:sz w:val="22"/>
              </w:rPr>
              <w:t>a) Online learning is better.     b) Managers don't listen.     c) The plan will fail.</w:t>
            </w:r>
            <w:r w:rsidRPr="0019520A" w:rsidDel="009D343F">
              <w:rPr>
                <w:rFonts w:cs="Calibri"/>
                <w:sz w:val="22"/>
              </w:rPr>
              <w:br/>
              <w:t>i. The plan could possibly maybe fail.     ii. Online learning may be more effective for some learners.     iii. Managers sometimes seem not to listen.</w:t>
            </w:r>
          </w:moveFrom>
        </w:p>
        <w:moveFromRangeEnd w:id="248"/>
        <w:p w14:paraId="36701CBA" w14:textId="77777777" w:rsidR="00E20B92" w:rsidRPr="0019520A" w:rsidRDefault="00E20B92" w:rsidP="000B3BFC">
          <w:pPr>
            <w:rPr>
              <w:rFonts w:cs="Calibri"/>
              <w:b/>
              <w:sz w:val="22"/>
            </w:rPr>
          </w:pPr>
        </w:p>
        <w:p w14:paraId="3D993A79" w14:textId="479EE97C" w:rsidR="000B3BFC" w:rsidRPr="0019520A" w:rsidRDefault="000B3BFC" w:rsidP="000B3BFC">
          <w:pPr>
            <w:rPr>
              <w:rFonts w:cs="Calibri"/>
              <w:sz w:val="22"/>
              <w:rPrChange w:id="278" w:author="Carmen Khoury" w:date="2026-10-19T16:27:00Z" w16du:dateUtc="2026-10-19T23:27:00Z">
                <w:rPr/>
              </w:rPrChange>
            </w:rPr>
          </w:pPr>
          <w:commentRangeStart w:id="279"/>
          <w:ins w:id="280" w:author="Carmen Khoury" w:date="2026-10-19T16:00:00Z" w16du:dateUtc="2026-10-19T23:00:00Z">
            <w:r w:rsidRPr="0019520A">
              <w:rPr>
                <w:rFonts w:cs="Calibri"/>
                <w:b/>
                <w:sz w:val="22"/>
                <w:rPrChange w:id="281" w:author="Carmen Khoury" w:date="2026-10-19T16:27:00Z" w16du:dateUtc="2026-10-19T23:27:00Z">
                  <w:rPr>
                    <w:b/>
                  </w:rPr>
                </w:rPrChange>
              </w:rPr>
              <w:t xml:space="preserve">D. Writing </w:t>
            </w:r>
          </w:ins>
          <w:ins w:id="282" w:author="Carmen Khoury" w:date="2026-10-19T16:02:00Z" w16du:dateUtc="2026-10-19T23:02:00Z">
            <w:r w:rsidRPr="0019520A">
              <w:rPr>
                <w:rFonts w:cs="Calibri"/>
                <w:b/>
                <w:sz w:val="22"/>
                <w:rPrChange w:id="283" w:author="Carmen Khoury" w:date="2026-10-19T16:27:00Z" w16du:dateUtc="2026-10-19T23:27:00Z">
                  <w:rPr>
                    <w:b/>
                  </w:rPr>
                </w:rPrChange>
              </w:rPr>
              <w:t xml:space="preserve">Practice </w:t>
            </w:r>
          </w:ins>
          <w:del w:id="284" w:author="Carmen Khoury" w:date="2026-10-19T16:00:00Z" w16du:dateUtc="2026-10-19T23:00:00Z">
            <w:r w:rsidRPr="0019520A" w:rsidDel="001169C7">
              <w:rPr>
                <w:rFonts w:cs="Calibri"/>
                <w:b/>
                <w:sz w:val="22"/>
                <w:rPrChange w:id="285" w:author="Carmen Khoury" w:date="2026-10-19T16:27:00Z" w16du:dateUtc="2026-10-19T23:27:00Z">
                  <w:rPr>
                    <w:b/>
                  </w:rPr>
                </w:rPrChange>
              </w:rPr>
              <w:delText>Exercise D</w:delText>
            </w:r>
          </w:del>
          <w:ins w:id="286" w:author="Carmen Khoury" w:date="2026-10-19T16:14:00Z" w16du:dateUtc="2026-10-19T23:14:00Z">
            <w:r w:rsidRPr="0019520A">
              <w:rPr>
                <w:rFonts w:cs="Calibri"/>
                <w:b/>
                <w:sz w:val="22"/>
                <w:rPrChange w:id="287" w:author="Carmen Khoury" w:date="2026-10-19T16:27:00Z" w16du:dateUtc="2026-10-19T23:27:00Z">
                  <w:rPr>
                    <w:b/>
                  </w:rPr>
                </w:rPrChange>
              </w:rPr>
              <w:t xml:space="preserve"> (20 min)</w:t>
            </w:r>
          </w:ins>
          <w:commentRangeEnd w:id="279"/>
          <w:r w:rsidR="00C92E52" w:rsidRPr="0019520A">
            <w:rPr>
              <w:rStyle w:val="CommentReference"/>
              <w:rFonts w:cs="Calibri"/>
              <w:sz w:val="22"/>
              <w:szCs w:val="22"/>
              <w:rPrChange w:id="288" w:author="Carmen Khoury" w:date="2026-10-19T16:27:00Z" w16du:dateUtc="2026-10-19T23:27:00Z">
                <w:rPr>
                  <w:rStyle w:val="CommentReference"/>
                  <w:sz w:val="20"/>
                  <w:szCs w:val="22"/>
                </w:rPr>
              </w:rPrChange>
            </w:rPr>
            <w:commentReference w:id="279"/>
          </w:r>
        </w:p>
        <w:p w14:paraId="3A65185D" w14:textId="77777777" w:rsidR="000B3BFC" w:rsidRPr="0019520A" w:rsidRDefault="000B3BFC" w:rsidP="000B3BFC">
          <w:pPr>
            <w:rPr>
              <w:ins w:id="289" w:author="Carmen Khoury" w:date="2026-10-19T16:02:00Z" w16du:dateUtc="2026-10-19T23:02:00Z"/>
              <w:rFonts w:cs="Calibri"/>
              <w:sz w:val="22"/>
            </w:rPr>
          </w:pPr>
        </w:p>
        <w:p w14:paraId="53646A8C" w14:textId="77777777" w:rsidR="000B3BFC" w:rsidRPr="0019520A" w:rsidRDefault="000B3BFC" w:rsidP="000B3BFC">
          <w:pPr>
            <w:rPr>
              <w:ins w:id="290" w:author="Carmen Khoury" w:date="2026-10-19T16:14:00Z" w16du:dateUtc="2026-10-19T23:14:00Z"/>
              <w:rFonts w:cs="Calibri"/>
              <w:sz w:val="22"/>
            </w:rPr>
          </w:pPr>
          <w:ins w:id="291" w:author="Carmen Khoury" w:date="2026-10-19T16:02:00Z" w16du:dateUtc="2026-10-19T23:02:00Z">
            <w:r w:rsidRPr="0019520A">
              <w:rPr>
                <w:rFonts w:cs="Calibri"/>
                <w:b/>
                <w:bCs/>
                <w:sz w:val="22"/>
                <w:rPrChange w:id="292" w:author="Carmen Khoury" w:date="2026-10-19T16:12:00Z" w16du:dateUtc="2026-10-19T23:12:00Z">
                  <w:rPr/>
                </w:rPrChange>
              </w:rPr>
              <w:t>Exercise 1: Your turn!</w:t>
            </w:r>
            <w:r w:rsidRPr="0019520A">
              <w:rPr>
                <w:rFonts w:cs="Calibri"/>
                <w:sz w:val="22"/>
              </w:rPr>
              <w:t xml:space="preserve"> </w:t>
            </w:r>
          </w:ins>
        </w:p>
        <w:p w14:paraId="4E5850A1" w14:textId="486F8A22" w:rsidR="000B3BFC" w:rsidRPr="0019520A" w:rsidRDefault="000B3BFC" w:rsidP="000B3BFC">
          <w:pPr>
            <w:rPr>
              <w:ins w:id="293" w:author="Carmen Khoury" w:date="2026-10-19T16:04:00Z" w16du:dateUtc="2026-10-19T23:04:00Z"/>
              <w:rFonts w:cs="Calibri"/>
              <w:sz w:val="22"/>
            </w:rPr>
          </w:pPr>
          <w:del w:id="294" w:author="Carmen Khoury" w:date="2026-10-19T16:03:00Z" w16du:dateUtc="2026-10-19T23:03:00Z">
            <w:r w:rsidRPr="0019520A" w:rsidDel="001F3E26">
              <w:rPr>
                <w:rFonts w:cs="Calibri"/>
                <w:sz w:val="22"/>
              </w:rPr>
              <w:delText>Now you write a</w:delText>
            </w:r>
          </w:del>
          <w:ins w:id="295" w:author="Carmen Khoury" w:date="2026-10-19T16:03:00Z" w16du:dateUtc="2026-10-19T23:03:00Z">
            <w:r w:rsidRPr="0019520A">
              <w:rPr>
                <w:rFonts w:cs="Calibri"/>
                <w:sz w:val="22"/>
              </w:rPr>
              <w:t xml:space="preserve"> On your own, </w:t>
            </w:r>
          </w:ins>
          <w:ins w:id="296" w:author="Carmen Khoury" w:date="2026-10-19T16:13:00Z" w16du:dateUtc="2026-10-19T23:13:00Z">
            <w:r w:rsidRPr="0019520A">
              <w:rPr>
                <w:rFonts w:cs="Calibri"/>
                <w:sz w:val="22"/>
              </w:rPr>
              <w:t xml:space="preserve">use the space below to </w:t>
            </w:r>
          </w:ins>
          <w:ins w:id="297" w:author="Carmen Khoury" w:date="2026-10-19T16:03:00Z" w16du:dateUtc="2026-10-19T23:03:00Z">
            <w:r w:rsidRPr="0019520A">
              <w:rPr>
                <w:rFonts w:cs="Calibri"/>
                <w:sz w:val="22"/>
              </w:rPr>
              <w:t xml:space="preserve">write a </w:t>
            </w:r>
          </w:ins>
          <w:r w:rsidRPr="0019520A">
            <w:rPr>
              <w:rFonts w:cs="Calibri"/>
              <w:sz w:val="22"/>
            </w:rPr>
            <w:t xml:space="preserve"> </w:t>
          </w:r>
          <w:ins w:id="298" w:author="Carmen Khoury" w:date="2026-10-19T16:03:00Z" w16du:dateUtc="2026-10-19T23:03:00Z">
            <w:r w:rsidRPr="0019520A">
              <w:rPr>
                <w:rFonts w:cs="Calibri"/>
                <w:sz w:val="22"/>
              </w:rPr>
              <w:t>250</w:t>
            </w:r>
          </w:ins>
          <w:r w:rsidR="00940A44" w:rsidRPr="0019520A">
            <w:rPr>
              <w:rFonts w:cs="Calibri"/>
              <w:sz w:val="22"/>
            </w:rPr>
            <w:t>-</w:t>
          </w:r>
          <w:del w:id="299" w:author="Carmen Khoury" w:date="2026-10-19T16:03:00Z" w16du:dateUtc="2026-10-19T23:03:00Z">
            <w:r w:rsidRPr="0019520A" w:rsidDel="001F3E26">
              <w:rPr>
                <w:rFonts w:cs="Calibri"/>
                <w:sz w:val="22"/>
              </w:rPr>
              <w:delText>500</w:delText>
            </w:r>
          </w:del>
          <w:r w:rsidRPr="0019520A">
            <w:rPr>
              <w:rFonts w:cs="Calibri"/>
              <w:sz w:val="22"/>
            </w:rPr>
            <w:t xml:space="preserve"> word report about </w:t>
          </w:r>
          <w:del w:id="300" w:author="Carmen Khoury" w:date="2026-10-19T17:17:00Z" w16du:dateUtc="2026-10-20T00:17:00Z">
            <w:r w:rsidRPr="0019520A" w:rsidDel="00D74FA7">
              <w:rPr>
                <w:rFonts w:cs="Calibri"/>
                <w:sz w:val="22"/>
              </w:rPr>
              <w:delText>a</w:delText>
            </w:r>
          </w:del>
          <w:ins w:id="301" w:author="Carmen Khoury" w:date="2026-10-19T17:17:00Z" w16du:dateUtc="2026-10-20T00:17:00Z">
            <w:r w:rsidRPr="0019520A">
              <w:rPr>
                <w:rFonts w:cs="Calibri"/>
                <w:sz w:val="22"/>
              </w:rPr>
              <w:t>an</w:t>
            </w:r>
          </w:ins>
          <w:r w:rsidRPr="0019520A">
            <w:rPr>
              <w:rFonts w:cs="Calibri"/>
              <w:sz w:val="22"/>
            </w:rPr>
            <w:t xml:space="preserve"> issue in </w:t>
          </w:r>
          <w:del w:id="302" w:author="Carmen Khoury" w:date="2026-10-19T16:03:00Z" w16du:dateUtc="2026-10-19T23:03:00Z">
            <w:r w:rsidRPr="0019520A" w:rsidDel="001F3E26">
              <w:rPr>
                <w:rFonts w:cs="Calibri"/>
                <w:sz w:val="22"/>
              </w:rPr>
              <w:delText>you</w:delText>
            </w:r>
          </w:del>
          <w:ins w:id="303" w:author="Carmen Khoury" w:date="2026-10-19T16:03:00Z" w16du:dateUtc="2026-10-19T23:03:00Z">
            <w:r w:rsidRPr="0019520A">
              <w:rPr>
                <w:rFonts w:cs="Calibri"/>
                <w:sz w:val="22"/>
              </w:rPr>
              <w:t>you’ve experienced in the</w:t>
            </w:r>
          </w:ins>
          <w:del w:id="304" w:author="Carmen Khoury" w:date="2026-10-19T16:03:00Z" w16du:dateUtc="2026-10-19T23:03:00Z">
            <w:r w:rsidRPr="0019520A" w:rsidDel="001F3E26">
              <w:rPr>
                <w:rFonts w:cs="Calibri"/>
                <w:sz w:val="22"/>
              </w:rPr>
              <w:delText>r</w:delText>
            </w:r>
          </w:del>
          <w:r w:rsidRPr="0019520A">
            <w:rPr>
              <w:rFonts w:cs="Calibri"/>
              <w:sz w:val="22"/>
            </w:rPr>
            <w:t xml:space="preserve"> workplace or </w:t>
          </w:r>
          <w:ins w:id="305" w:author="Carmen Khoury" w:date="2026-10-19T16:03:00Z" w16du:dateUtc="2026-10-19T23:03:00Z">
            <w:r w:rsidRPr="0019520A">
              <w:rPr>
                <w:rFonts w:cs="Calibri"/>
                <w:sz w:val="22"/>
              </w:rPr>
              <w:t xml:space="preserve">at </w:t>
            </w:r>
          </w:ins>
          <w:r w:rsidRPr="0019520A">
            <w:rPr>
              <w:rFonts w:cs="Calibri"/>
              <w:sz w:val="22"/>
            </w:rPr>
            <w:t>school</w:t>
          </w:r>
          <w:del w:id="306" w:author="Carmen Khoury" w:date="2026-10-19T16:03:00Z" w16du:dateUtc="2026-10-19T23:03:00Z">
            <w:r w:rsidRPr="0019520A" w:rsidDel="001F3E26">
              <w:rPr>
                <w:rFonts w:cs="Calibri"/>
                <w:sz w:val="22"/>
              </w:rPr>
              <w:delText>, and use</w:delText>
            </w:r>
          </w:del>
          <w:ins w:id="307" w:author="Carmen Khoury" w:date="2026-10-19T16:03:00Z" w16du:dateUtc="2026-10-19T23:03:00Z">
            <w:r w:rsidRPr="0019520A">
              <w:rPr>
                <w:rFonts w:cs="Calibri"/>
                <w:sz w:val="22"/>
              </w:rPr>
              <w:t xml:space="preserve">. Use at least 4 hedging related </w:t>
            </w:r>
          </w:ins>
          <w:ins w:id="308" w:author="Carmen Khoury" w:date="2026-10-19T16:56:00Z" w16du:dateUtc="2026-10-19T23:56:00Z">
            <w:r w:rsidRPr="0019520A">
              <w:rPr>
                <w:rFonts w:cs="Calibri"/>
                <w:sz w:val="22"/>
              </w:rPr>
              <w:t>vocabulary words</w:t>
            </w:r>
          </w:ins>
          <w:ins w:id="309" w:author="Carmen Khoury" w:date="2026-10-19T16:03:00Z" w16du:dateUtc="2026-10-19T23:03:00Z">
            <w:r w:rsidRPr="0019520A">
              <w:rPr>
                <w:rFonts w:cs="Calibri"/>
                <w:sz w:val="22"/>
              </w:rPr>
              <w:t xml:space="preserve"> you learned in the prior e</w:t>
            </w:r>
          </w:ins>
          <w:ins w:id="310" w:author="Carmen Khoury" w:date="2026-10-19T16:04:00Z" w16du:dateUtc="2026-10-19T23:04:00Z">
            <w:r w:rsidRPr="0019520A">
              <w:rPr>
                <w:rFonts w:cs="Calibri"/>
                <w:sz w:val="22"/>
              </w:rPr>
              <w:t xml:space="preserve">xercises to soften the language. </w:t>
            </w:r>
          </w:ins>
          <w:r w:rsidRPr="0019520A">
            <w:rPr>
              <w:rFonts w:cs="Calibri"/>
              <w:sz w:val="22"/>
            </w:rPr>
            <w:t xml:space="preserve"> </w:t>
          </w:r>
          <w:ins w:id="311" w:author="Carmen Khoury" w:date="2026-10-19T16:14:00Z" w16du:dateUtc="2026-10-19T23:14:00Z">
            <w:r w:rsidRPr="0019520A">
              <w:rPr>
                <w:rFonts w:cs="Calibri"/>
                <w:sz w:val="22"/>
              </w:rPr>
              <w:t>You have 15 min to complete this</w:t>
            </w:r>
          </w:ins>
          <w:ins w:id="312" w:author="Carmen Khoury" w:date="2026-10-19T16:56:00Z" w16du:dateUtc="2026-10-19T23:56:00Z">
            <w:r w:rsidRPr="0019520A">
              <w:rPr>
                <w:rFonts w:cs="Calibri"/>
                <w:sz w:val="22"/>
              </w:rPr>
              <w:t xml:space="preserve"> exercise</w:t>
            </w:r>
          </w:ins>
          <w:ins w:id="313" w:author="Carmen Khoury" w:date="2026-10-19T16:14:00Z" w16du:dateUtc="2026-10-19T23:14:00Z">
            <w:r w:rsidRPr="0019520A">
              <w:rPr>
                <w:rFonts w:cs="Calibri"/>
                <w:sz w:val="22"/>
              </w:rPr>
              <w:t xml:space="preserve">. </w:t>
            </w:r>
          </w:ins>
          <w:del w:id="314" w:author="Carmen Khoury" w:date="2026-10-19T16:04:00Z" w16du:dateUtc="2026-10-19T23:04:00Z">
            <w:r w:rsidRPr="0019520A" w:rsidDel="009D194D">
              <w:rPr>
                <w:rFonts w:cs="Calibri"/>
                <w:sz w:val="22"/>
              </w:rPr>
              <w:delText>hedging to make it good. Then show it to a partner and they will tell you if they like it.</w:delText>
            </w:r>
          </w:del>
        </w:p>
        <w:p w14:paraId="2D1A0D2D" w14:textId="18078358" w:rsidR="000B3BFC" w:rsidRPr="0019520A" w:rsidRDefault="00D2477D" w:rsidP="000B3BFC">
          <w:pPr>
            <w:rPr>
              <w:ins w:id="315" w:author="Carmen Khoury" w:date="2026-10-19T16:04:00Z" w16du:dateUtc="2026-10-19T23:04:00Z"/>
              <w:rFonts w:cs="Calibri"/>
              <w:sz w:val="22"/>
            </w:rPr>
          </w:pPr>
          <w:ins w:id="316" w:author="Carmen Khoury" w:date="2026-10-19T16:36:00Z" w16du:dateUtc="2026-10-19T23:36:00Z">
            <w:r w:rsidRPr="0019520A">
              <w:rPr>
                <w:rFonts w:cs="Calibri"/>
                <w:noProof/>
                <w:sz w:val="22"/>
              </w:rPr>
              <mc:AlternateContent>
                <mc:Choice Requires="wps">
                  <w:drawing>
                    <wp:anchor distT="91440" distB="91440" distL="114300" distR="114300" simplePos="0" relativeHeight="251658752" behindDoc="0" locked="0" layoutInCell="1" allowOverlap="1" wp14:anchorId="76E68237" wp14:editId="77924964">
                      <wp:simplePos x="0" y="0"/>
                      <wp:positionH relativeFrom="page">
                        <wp:posOffset>1104265</wp:posOffset>
                      </wp:positionH>
                      <wp:positionV relativeFrom="paragraph">
                        <wp:posOffset>506095</wp:posOffset>
                      </wp:positionV>
                      <wp:extent cx="5859145" cy="1568450"/>
                      <wp:effectExtent l="0" t="0" r="27305" b="1270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9145" cy="1568450"/>
                              </a:xfrm>
                              <a:prstGeom prst="rect">
                                <a:avLst/>
                              </a:prstGeom>
                              <a:noFill/>
                              <a:ln w="9525">
                                <a:solidFill>
                                  <a:schemeClr val="accent1"/>
                                </a:solidFill>
                                <a:miter lim="800000"/>
                                <a:headEnd/>
                                <a:tailEnd/>
                              </a:ln>
                            </wps:spPr>
                            <wps:txbx>
                              <w:txbxContent>
                                <w:p w14:paraId="4EE5CC1F" w14:textId="77777777" w:rsidR="000B3BFC" w:rsidRDefault="000B3BFC" w:rsidP="000B3BFC">
                                  <w:pPr>
                                    <w:pBdr>
                                      <w:top w:val="single" w:sz="24" w:space="8" w:color="4F81BD" w:themeColor="accent1"/>
                                      <w:bottom w:val="single" w:sz="24" w:space="8" w:color="4F81BD" w:themeColor="accent1"/>
                                    </w:pBdr>
                                    <w:spacing w:after="0"/>
                                    <w:rPr>
                                      <w:i/>
                                      <w:iCs/>
                                      <w:color w:val="4F81BD" w:themeColor="accent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68237" id="Text Box 2" o:spid="_x0000_s1027" type="#_x0000_t202" style="position:absolute;margin-left:86.95pt;margin-top:39.85pt;width:461.35pt;height:123.5pt;z-index:2516587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" filled="f" strokecolor="#4f81bd [3204]">
                      <v:textbox>
                        <w:txbxContent>
                          <w:p w14:paraId="4EE5CC1F" w14:textId="77777777" w:rsidR="000B3BFC" w:rsidRDefault="000B3BFC" w:rsidP="000B3BFC">
                            <w:pPr>
                              <w:pBdr>
                                <w:top w:val="single" w:sz="24" w:space="8" w:color="4F81BD" w:themeColor="accent1"/>
                                <w:bottom w:val="single" w:sz="24" w:space="8" w:color="4F81BD" w:themeColor="accent1"/>
                              </w:pBdr>
                              <w:spacing w:after="0"/>
                              <w:rPr>
                                <w:i/>
                                <w:iCs/>
                                <w:color w:val="4F81BD" w:themeColor="accent1"/>
                                <w:sz w:val="24"/>
                              </w:rPr>
                            </w:pPr>
                          </w:p>
                        </w:txbxContent>
                      </v:textbox>
                      <w10:wrap type="topAndBottom" anchorx="page"/>
                    </v:shape>
                  </w:pict>
                </mc:Fallback>
              </mc:AlternateContent>
            </w:r>
          </w:ins>
          <w:ins w:id="317" w:author="Carmen Khoury" w:date="2026-10-19T16:05:00Z" w16du:dateUtc="2026-10-19T23:05:00Z">
            <w:r w:rsidR="000B3BFC" w:rsidRPr="0019520A">
              <w:rPr>
                <w:rFonts w:cs="Calibri"/>
                <w:noProof/>
                <w:sz w:val="22"/>
              </w:rPr>
              <mc:AlternateContent>
                <mc:Choice Requires="wps">
                  <w:drawing>
                    <wp:anchor distT="182880" distB="182880" distL="182880" distR="182880" simplePos="0" relativeHeight="251653632" behindDoc="0" locked="0" layoutInCell="1" allowOverlap="1" wp14:anchorId="39EF3E4E" wp14:editId="2A360EE7">
                      <wp:simplePos x="1590675" y="1304925"/>
                      <wp:positionH relativeFrom="margin">
                        <wp:align>left</wp:align>
                      </wp:positionH>
                      <wp:positionV relativeFrom="margin">
                        <wp:posOffset>15953740</wp:posOffset>
                      </wp:positionV>
                      <wp:extent cx="9526772" cy="1807535"/>
                      <wp:effectExtent l="0" t="0" r="0" b="2540"/>
                      <wp:wrapSquare wrapText="bothSides"/>
                      <wp:docPr id="4" name="Text Box 10" descr="Shaded sidebar with color bar accent"/>
                      <wp:cNvGraphicFramePr/>
                      <a:graphic xmlns:a="http://schemas.openxmlformats.org/drawingml/2006/main">
                        <a:graphicData uri="http://schemas.microsoft.com/office/word/2010/wordprocessingShape">
                          <wps:wsp>
                            <wps:cNvSpPr txBox="1"/>
                            <wps:spPr>
                              <a:xfrm>
                                <a:off x="0" y="0"/>
                                <a:ext cx="9526772" cy="180753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AC207" w14:textId="77777777" w:rsidR="000B3BFC" w:rsidRDefault="000B3BFC">
                                  <w:pPr>
                                    <w:pBdr>
                                      <w:left w:val="single" w:sz="72" w:space="6" w:color="4F81BD" w:themeColor="accent1"/>
                                    </w:pBdr>
                                    <w:tabs>
                                      <w:tab w:val="right" w:leader="underscore" w:pos="31680"/>
                                    </w:tabs>
                                    <w:spacing w:before="160" w:after="40" w:line="480" w:lineRule="auto"/>
                                    <w:ind w:right="144"/>
                                    <w:rPr>
                                      <w:color w:val="404040" w:themeColor="text1" w:themeTint="BF"/>
                                    </w:rPr>
                                    <w:pPrChange w:id="318" w:author="Carmen Khoury" w:date="2026-10-19T16:12:00Z" w16du:dateUtc="2026-10-19T23:12:00Z">
                                      <w:pPr>
                                        <w:pBdr>
                                          <w:left w:val="single" w:sz="72" w:space="6" w:color="4F81BD" w:themeColor="accent1"/>
                                        </w:pBdr>
                                        <w:spacing w:before="160" w:after="40" w:line="480" w:lineRule="auto"/>
                                        <w:ind w:right="144"/>
                                      </w:pPr>
                                    </w:pPrChange>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F3E4E" id="Text Box 10" o:spid="_x0000_s1028" type="#_x0000_t202" alt="Shaded sidebar with color bar accent" style="position:absolute;margin-left:0;margin-top:1256.2pt;width:750.15pt;height:142.35pt;z-index:251653632;visibility:visible;mso-wrap-style:square;mso-width-percent:0;mso-height-percent:0;mso-wrap-distance-left:14.4pt;mso-wrap-distance-top:14.4pt;mso-wrap-distance-right:14.4pt;mso-wrap-distance-bottom:14.4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" fillcolor="#eeece1 [3214]" stroked="f" strokeweight=".5pt">
                      <v:textbox inset=",0,,0">
                        <w:txbxContent>
                          <w:p w14:paraId="60DAC207" w14:textId="77777777" w:rsidR="000B3BFC" w:rsidRDefault="000B3BFC">
                            <w:pPr>
                              <w:pBdr>
                                <w:left w:val="single" w:sz="72" w:space="6" w:color="4F81BD" w:themeColor="accent1"/>
                              </w:pBdr>
                              <w:tabs>
                                <w:tab w:val="right" w:leader="underscore" w:pos="31680"/>
                              </w:tabs>
                              <w:spacing w:before="160" w:after="40" w:line="480" w:lineRule="auto"/>
                              <w:ind w:right="144"/>
                              <w:rPr>
                                <w:color w:val="404040" w:themeColor="text1" w:themeTint="BF"/>
                              </w:rPr>
                              <w:pPrChange w:id="319" w:author="Carmen Khoury" w:date="2026-10-19T16:12:00Z" w16du:dateUtc="2026-10-19T23:12:00Z">
                                <w:pPr>
                                  <w:pBdr>
                                    <w:left w:val="single" w:sz="72" w:space="6" w:color="4F81BD" w:themeColor="accent1"/>
                                  </w:pBdr>
                                  <w:spacing w:before="160" w:after="40" w:line="480" w:lineRule="auto"/>
                                  <w:ind w:right="144"/>
                                </w:pPr>
                              </w:pPrChange>
                            </w:pPr>
                          </w:p>
                        </w:txbxContent>
                      </v:textbox>
                      <w10:wrap type="square" anchorx="margin" anchory="margin"/>
                    </v:shape>
                  </w:pict>
                </mc:Fallback>
              </mc:AlternateContent>
            </w:r>
          </w:ins>
        </w:p>
        <w:p w14:paraId="5B784546" w14:textId="172F98D9" w:rsidR="000B3BFC" w:rsidRPr="0019520A" w:rsidRDefault="000B3BFC" w:rsidP="000B3BFC">
          <w:pPr>
            <w:rPr>
              <w:ins w:id="320" w:author="Carmen Khoury" w:date="2026-10-19T16:05:00Z" w16du:dateUtc="2026-10-19T23:05:00Z"/>
              <w:rFonts w:cs="Calibri"/>
              <w:sz w:val="22"/>
            </w:rPr>
          </w:pPr>
        </w:p>
        <w:p w14:paraId="4EA3C40D" w14:textId="77777777" w:rsidR="00D2477D" w:rsidRDefault="00D2477D" w:rsidP="000B3BFC">
          <w:pPr>
            <w:rPr>
              <w:rFonts w:cs="Calibri"/>
              <w:b/>
              <w:bCs/>
              <w:sz w:val="22"/>
            </w:rPr>
          </w:pPr>
        </w:p>
        <w:p w14:paraId="3D1E814C" w14:textId="356DC177" w:rsidR="000B3BFC" w:rsidRPr="0019520A" w:rsidRDefault="000B3BFC" w:rsidP="000B3BFC">
          <w:pPr>
            <w:rPr>
              <w:ins w:id="321" w:author="Carmen Khoury" w:date="2026-10-19T16:13:00Z" w16du:dateUtc="2026-10-19T23:13:00Z"/>
              <w:rFonts w:cs="Calibri"/>
              <w:b/>
              <w:bCs/>
              <w:sz w:val="22"/>
              <w:rPrChange w:id="322" w:author="Carmen Khoury" w:date="2026-10-19T16:14:00Z" w16du:dateUtc="2026-10-19T23:14:00Z">
                <w:rPr>
                  <w:ins w:id="323" w:author="Carmen Khoury" w:date="2026-10-19T16:13:00Z" w16du:dateUtc="2026-10-19T23:13:00Z"/>
                </w:rPr>
              </w:rPrChange>
            </w:rPr>
          </w:pPr>
          <w:ins w:id="324" w:author="Carmen Khoury" w:date="2026-10-19T16:13:00Z" w16du:dateUtc="2026-10-19T23:13:00Z">
            <w:r w:rsidRPr="0019520A">
              <w:rPr>
                <w:rFonts w:cs="Calibri"/>
                <w:b/>
                <w:bCs/>
                <w:sz w:val="22"/>
                <w:rPrChange w:id="325" w:author="Carmen Khoury" w:date="2026-10-19T16:14:00Z" w16du:dateUtc="2026-10-19T23:14:00Z">
                  <w:rPr/>
                </w:rPrChange>
              </w:rPr>
              <w:t>Exercise 2: Share with your partner</w:t>
            </w:r>
          </w:ins>
        </w:p>
        <w:p w14:paraId="56532337" w14:textId="77777777" w:rsidR="000B3BFC" w:rsidRPr="0019520A" w:rsidRDefault="000B3BFC" w:rsidP="000B3BFC">
          <w:pPr>
            <w:rPr>
              <w:ins w:id="326" w:author="Carmen Khoury" w:date="2026-10-19T16:13:00Z" w16du:dateUtc="2026-10-19T23:13:00Z"/>
              <w:rFonts w:cs="Calibri"/>
              <w:sz w:val="22"/>
            </w:rPr>
          </w:pPr>
          <w:ins w:id="327" w:author="Carmen Khoury" w:date="2026-10-19T16:13:00Z" w16du:dateUtc="2026-10-19T23:13:00Z">
            <w:r w:rsidRPr="0019520A">
              <w:rPr>
                <w:rFonts w:cs="Calibri"/>
                <w:sz w:val="22"/>
              </w:rPr>
              <w:lastRenderedPageBreak/>
              <w:t xml:space="preserve">Take 5 </w:t>
            </w:r>
          </w:ins>
          <w:ins w:id="328" w:author="Carmen Khoury" w:date="2026-10-19T16:16:00Z" w16du:dateUtc="2026-10-19T23:16:00Z">
            <w:r w:rsidRPr="0019520A">
              <w:rPr>
                <w:rFonts w:cs="Calibri"/>
                <w:sz w:val="22"/>
              </w:rPr>
              <w:t xml:space="preserve">min </w:t>
            </w:r>
          </w:ins>
          <w:ins w:id="329" w:author="Carmen Khoury" w:date="2026-10-19T16:13:00Z" w16du:dateUtc="2026-10-19T23:13:00Z">
            <w:r w:rsidRPr="0019520A">
              <w:rPr>
                <w:rFonts w:cs="Calibri"/>
                <w:sz w:val="22"/>
              </w:rPr>
              <w:t xml:space="preserve"> to share your experiences w</w:t>
            </w:r>
          </w:ins>
          <w:ins w:id="330" w:author="Carmen Khoury" w:date="2026-10-19T16:14:00Z" w16du:dateUtc="2026-10-19T23:14:00Z">
            <w:r w:rsidRPr="0019520A">
              <w:rPr>
                <w:rFonts w:cs="Calibri"/>
                <w:sz w:val="22"/>
              </w:rPr>
              <w:t>ith your partner. See if they can point out the hedging words that you used.</w:t>
            </w:r>
          </w:ins>
        </w:p>
        <w:p w14:paraId="4E7ADEB4" w14:textId="77777777" w:rsidR="000B3BFC" w:rsidRPr="0019520A" w:rsidRDefault="000B3BFC" w:rsidP="000B3BFC">
          <w:pPr>
            <w:rPr>
              <w:ins w:id="331" w:author="Carmen Khoury" w:date="2026-10-19T15:44:00Z" w16du:dateUtc="2026-10-19T22:44:00Z"/>
              <w:rFonts w:cs="Calibri"/>
              <w:sz w:val="22"/>
            </w:rPr>
          </w:pPr>
        </w:p>
        <w:p w14:paraId="5ABE848B" w14:textId="77777777" w:rsidR="000B3BFC" w:rsidRPr="0019520A" w:rsidRDefault="000B3BFC" w:rsidP="000B3BFC">
          <w:pPr>
            <w:rPr>
              <w:ins w:id="332" w:author="Carmen Khoury" w:date="2026-10-19T15:44:00Z" w16du:dateUtc="2026-10-19T22:44:00Z"/>
              <w:rFonts w:cs="Calibri"/>
              <w:sz w:val="22"/>
            </w:rPr>
          </w:pPr>
          <w:ins w:id="333" w:author="Carmen Khoury" w:date="2026-10-19T15:44:00Z" w16du:dateUtc="2026-10-19T22:44:00Z">
            <w:r w:rsidRPr="0019520A">
              <w:rPr>
                <w:rFonts w:cs="Calibri"/>
                <w:sz w:val="22"/>
              </w:rPr>
              <w:t>-------------------------------------------------------------------------------------------------------------------------------------</w:t>
            </w:r>
          </w:ins>
        </w:p>
        <w:p w14:paraId="59EFAA93" w14:textId="77777777" w:rsidR="000B3BFC" w:rsidRPr="0019520A" w:rsidRDefault="000B3BFC" w:rsidP="000B3BFC">
          <w:pPr>
            <w:rPr>
              <w:ins w:id="334" w:author="Carmen Khoury" w:date="2026-10-19T15:44:00Z" w16du:dateUtc="2026-10-19T22:44:00Z"/>
              <w:rFonts w:cs="Calibri"/>
              <w:sz w:val="22"/>
            </w:rPr>
          </w:pPr>
        </w:p>
        <w:p w14:paraId="5A6FC0B0" w14:textId="77777777" w:rsidR="000B3BFC" w:rsidRPr="0019520A" w:rsidRDefault="000B3BFC" w:rsidP="000B3BFC">
          <w:pPr>
            <w:rPr>
              <w:ins w:id="335" w:author="Carmen Khoury" w:date="2026-10-19T15:42:00Z" w16du:dateUtc="2026-10-19T22:42:00Z"/>
              <w:rFonts w:cs="Calibri"/>
              <w:b/>
              <w:bCs/>
              <w:sz w:val="22"/>
              <w:rPrChange w:id="336" w:author="Carmen Khoury" w:date="2026-10-19T15:44:00Z" w16du:dateUtc="2026-10-19T22:44:00Z">
                <w:rPr>
                  <w:ins w:id="337" w:author="Carmen Khoury" w:date="2026-10-19T15:42:00Z" w16du:dateUtc="2026-10-19T22:42:00Z"/>
                  <w:sz w:val="16"/>
                </w:rPr>
              </w:rPrChange>
            </w:rPr>
          </w:pPr>
          <w:commentRangeStart w:id="338"/>
          <w:r w:rsidRPr="0019520A">
            <w:rPr>
              <w:rFonts w:cs="Calibri"/>
              <w:b/>
              <w:bCs/>
              <w:sz w:val="22"/>
              <w:rPrChange w:id="339" w:author="Carmen Khoury" w:date="2026-10-19T15:44:00Z" w16du:dateUtc="2026-10-19T22:44:00Z">
                <w:rPr>
                  <w:sz w:val="16"/>
                </w:rPr>
              </w:rPrChange>
            </w:rPr>
            <w:t>Answer</w:t>
          </w:r>
          <w:ins w:id="340" w:author="Carmen Khoury" w:date="2026-10-19T15:45:00Z" w16du:dateUtc="2026-10-19T22:45:00Z">
            <w:r w:rsidRPr="0019520A">
              <w:rPr>
                <w:rFonts w:cs="Calibri"/>
                <w:b/>
                <w:bCs/>
                <w:sz w:val="22"/>
              </w:rPr>
              <w:t xml:space="preserve"> Key: </w:t>
            </w:r>
          </w:ins>
          <w:del w:id="341" w:author="Carmen Khoury" w:date="2026-10-19T15:45:00Z" w16du:dateUtc="2026-10-19T22:45:00Z">
            <w:r w:rsidRPr="0019520A" w:rsidDel="00261793">
              <w:rPr>
                <w:rFonts w:cs="Calibri"/>
                <w:b/>
                <w:bCs/>
                <w:sz w:val="22"/>
                <w:rPrChange w:id="342" w:author="Carmen Khoury" w:date="2026-10-19T15:44:00Z" w16du:dateUtc="2026-10-19T22:44:00Z">
                  <w:rPr>
                    <w:sz w:val="16"/>
                  </w:rPr>
                </w:rPrChange>
              </w:rPr>
              <w:delText>s:</w:delText>
            </w:r>
          </w:del>
          <w:r w:rsidRPr="0019520A">
            <w:rPr>
              <w:rFonts w:cs="Calibri"/>
              <w:b/>
              <w:bCs/>
              <w:sz w:val="22"/>
              <w:rPrChange w:id="343" w:author="Carmen Khoury" w:date="2026-10-19T15:44:00Z" w16du:dateUtc="2026-10-19T22:44:00Z">
                <w:rPr>
                  <w:sz w:val="16"/>
                </w:rPr>
              </w:rPrChange>
            </w:rPr>
            <w:t xml:space="preserve"> </w:t>
          </w:r>
          <w:commentRangeEnd w:id="338"/>
          <w:r w:rsidR="00C92E52" w:rsidRPr="0019520A">
            <w:rPr>
              <w:rStyle w:val="CommentReference"/>
              <w:rFonts w:cs="Calibri"/>
              <w:b/>
              <w:bCs/>
              <w:sz w:val="22"/>
              <w:szCs w:val="22"/>
              <w:rPrChange w:id="344" w:author="Carmen Khoury" w:date="2026-10-19T15:44:00Z" w16du:dateUtc="2026-10-19T22:44:00Z">
                <w:rPr>
                  <w:rStyle w:val="CommentReference"/>
                  <w:szCs w:val="22"/>
                </w:rPr>
              </w:rPrChange>
            </w:rPr>
            <w:commentReference w:id="338"/>
          </w:r>
        </w:p>
        <w:p w14:paraId="0C400060" w14:textId="77777777" w:rsidR="000B3BFC" w:rsidRPr="00261793" w:rsidRDefault="000B3BFC" w:rsidP="000B3BFC">
          <w:pPr>
            <w:rPr>
              <w:ins w:id="345" w:author="Carmen Khoury" w:date="2026-10-19T15:42:00Z" w16du:dateUtc="2026-10-19T22:42:00Z"/>
              <w:b/>
              <w:bCs/>
              <w:sz w:val="16"/>
              <w:rPrChange w:id="346" w:author="Carmen Khoury" w:date="2026-10-19T15:44:00Z" w16du:dateUtc="2026-10-19T22:44:00Z">
                <w:rPr>
                  <w:ins w:id="347" w:author="Carmen Khoury" w:date="2026-10-19T15:42:00Z" w16du:dateUtc="2026-10-19T22:42:00Z"/>
                  <w:sz w:val="16"/>
                </w:rPr>
              </w:rPrChange>
            </w:rPr>
          </w:pPr>
          <w:ins w:id="348" w:author="Carmen Khoury" w:date="2026-10-19T15:50:00Z" w16du:dateUtc="2026-10-19T22:50:00Z">
            <w:r>
              <w:rPr>
                <w:noProof/>
                <w:sz w:val="16"/>
              </w:rPr>
              <mc:AlternateContent>
                <mc:Choice Requires="wps">
                  <w:drawing>
                    <wp:anchor distT="0" distB="0" distL="114300" distR="114300" simplePos="0" relativeHeight="251647488" behindDoc="0" locked="0" layoutInCell="1" allowOverlap="1" wp14:anchorId="1EE46109" wp14:editId="3A6B512A">
                      <wp:simplePos x="0" y="0"/>
                      <wp:positionH relativeFrom="column">
                        <wp:posOffset>2354531</wp:posOffset>
                      </wp:positionH>
                      <wp:positionV relativeFrom="paragraph">
                        <wp:posOffset>159630</wp:posOffset>
                      </wp:positionV>
                      <wp:extent cx="2211070" cy="946150"/>
                      <wp:effectExtent l="0" t="0" r="0" b="6350"/>
                      <wp:wrapNone/>
                      <wp:docPr id="812167726" name="Text Box 2"/>
                      <wp:cNvGraphicFramePr/>
                      <a:graphic xmlns:a="http://schemas.openxmlformats.org/drawingml/2006/main">
                        <a:graphicData uri="http://schemas.microsoft.com/office/word/2010/wordprocessingShape">
                          <wps:wsp>
                            <wps:cNvSpPr txBox="1"/>
                            <wps:spPr>
                              <a:xfrm>
                                <a:off x="0" y="0"/>
                                <a:ext cx="2211070" cy="946150"/>
                              </a:xfrm>
                              <a:prstGeom prst="rect">
                                <a:avLst/>
                              </a:prstGeom>
                              <a:solidFill>
                                <a:schemeClr val="lt1"/>
                              </a:solidFill>
                              <a:ln w="6350">
                                <a:noFill/>
                              </a:ln>
                            </wps:spPr>
                            <wps:txbx>
                              <w:txbxContent>
                                <w:p w14:paraId="566070DA" w14:textId="77777777" w:rsidR="000B3BFC" w:rsidRPr="0048628B" w:rsidRDefault="000B3BFC" w:rsidP="000B3BFC">
                                  <w:pPr>
                                    <w:rPr>
                                      <w:ins w:id="349" w:author="Carmen Khoury" w:date="2026-10-19T15:51:00Z" w16du:dateUtc="2026-10-19T22:51:00Z"/>
                                      <w:sz w:val="16"/>
                                      <w:szCs w:val="16"/>
                                      <w:rPrChange w:id="350" w:author="Carmen Khoury" w:date="2026-10-19T15:52:00Z" w16du:dateUtc="2026-10-19T22:52:00Z">
                                        <w:rPr>
                                          <w:ins w:id="351" w:author="Carmen Khoury" w:date="2026-10-19T15:51:00Z" w16du:dateUtc="2026-10-19T22:51:00Z"/>
                                        </w:rPr>
                                      </w:rPrChange>
                                    </w:rPr>
                                  </w:pPr>
                                  <w:ins w:id="352" w:author="Carmen Khoury" w:date="2026-10-19T15:50:00Z" w16du:dateUtc="2026-10-19T22:50:00Z">
                                    <w:r w:rsidRPr="0048628B">
                                      <w:rPr>
                                        <w:sz w:val="16"/>
                                        <w:szCs w:val="16"/>
                                        <w:rPrChange w:id="353" w:author="Carmen Khoury" w:date="2026-10-19T15:52:00Z" w16du:dateUtc="2026-10-19T22:52:00Z">
                                          <w:rPr/>
                                        </w:rPrChange>
                                      </w:rPr>
                                      <w:t>Exercise #</w:t>
                                    </w:r>
                                  </w:ins>
                                  <w:ins w:id="354" w:author="Carmen Khoury" w:date="2026-10-19T17:11:00Z" w16du:dateUtc="2026-10-20T00:11:00Z">
                                    <w:r>
                                      <w:rPr>
                                        <w:sz w:val="16"/>
                                        <w:szCs w:val="16"/>
                                      </w:rPr>
                                      <w:t>2</w:t>
                                    </w:r>
                                  </w:ins>
                                  <w:ins w:id="355" w:author="Carmen Khoury" w:date="2026-10-19T15:50:00Z" w16du:dateUtc="2026-10-19T22:50:00Z">
                                    <w:r w:rsidRPr="0048628B">
                                      <w:rPr>
                                        <w:sz w:val="16"/>
                                        <w:szCs w:val="16"/>
                                        <w:rPrChange w:id="356" w:author="Carmen Khoury" w:date="2026-10-19T15:52:00Z" w16du:dateUtc="2026-10-19T22:52:00Z">
                                          <w:rPr/>
                                        </w:rPrChange>
                                      </w:rPr>
                                      <w:t>:</w:t>
                                    </w:r>
                                  </w:ins>
                                </w:p>
                                <w:p w14:paraId="4CD6315D" w14:textId="77777777" w:rsidR="000B3BFC" w:rsidRPr="0048628B" w:rsidRDefault="000B3BFC" w:rsidP="000B3BFC">
                                  <w:pPr>
                                    <w:rPr>
                                      <w:ins w:id="357" w:author="Carmen Khoury" w:date="2026-10-19T15:51:00Z" w16du:dateUtc="2026-10-19T22:51:00Z"/>
                                      <w:sz w:val="16"/>
                                      <w:szCs w:val="16"/>
                                      <w:rPrChange w:id="358" w:author="Carmen Khoury" w:date="2026-10-19T15:52:00Z" w16du:dateUtc="2026-10-19T22:52:00Z">
                                        <w:rPr>
                                          <w:ins w:id="359" w:author="Carmen Khoury" w:date="2026-10-19T15:51:00Z" w16du:dateUtc="2026-10-19T22:51:00Z"/>
                                        </w:rPr>
                                      </w:rPrChange>
                                    </w:rPr>
                                  </w:pPr>
                                  <w:ins w:id="360" w:author="Carmen Khoury" w:date="2026-10-19T15:51:00Z" w16du:dateUtc="2026-10-19T22:51:00Z">
                                    <w:r w:rsidRPr="0048628B">
                                      <w:rPr>
                                        <w:sz w:val="16"/>
                                        <w:szCs w:val="16"/>
                                        <w:rPrChange w:id="361" w:author="Carmen Khoury" w:date="2026-10-19T15:52:00Z" w16du:dateUtc="2026-10-19T22:52:00Z">
                                          <w:rPr/>
                                        </w:rPrChange>
                                      </w:rPr>
                                      <w:t>a -&gt; ii</w:t>
                                    </w:r>
                                  </w:ins>
                                </w:p>
                                <w:p w14:paraId="50309247" w14:textId="77777777" w:rsidR="000B3BFC" w:rsidRPr="0048628B" w:rsidRDefault="000B3BFC" w:rsidP="000B3BFC">
                                  <w:pPr>
                                    <w:rPr>
                                      <w:ins w:id="362" w:author="Carmen Khoury" w:date="2026-10-19T15:51:00Z" w16du:dateUtc="2026-10-19T22:51:00Z"/>
                                      <w:sz w:val="16"/>
                                      <w:szCs w:val="16"/>
                                      <w:rPrChange w:id="363" w:author="Carmen Khoury" w:date="2026-10-19T15:52:00Z" w16du:dateUtc="2026-10-19T22:52:00Z">
                                        <w:rPr>
                                          <w:ins w:id="364" w:author="Carmen Khoury" w:date="2026-10-19T15:51:00Z" w16du:dateUtc="2026-10-19T22:51:00Z"/>
                                        </w:rPr>
                                      </w:rPrChange>
                                    </w:rPr>
                                  </w:pPr>
                                  <w:ins w:id="365" w:author="Carmen Khoury" w:date="2026-10-19T15:51:00Z" w16du:dateUtc="2026-10-19T22:51:00Z">
                                    <w:r w:rsidRPr="0048628B">
                                      <w:rPr>
                                        <w:sz w:val="16"/>
                                        <w:szCs w:val="16"/>
                                        <w:rPrChange w:id="366" w:author="Carmen Khoury" w:date="2026-10-19T15:52:00Z" w16du:dateUtc="2026-10-19T22:52:00Z">
                                          <w:rPr/>
                                        </w:rPrChange>
                                      </w:rPr>
                                      <w:t>b -&gt; iii</w:t>
                                    </w:r>
                                  </w:ins>
                                </w:p>
                                <w:p w14:paraId="7268914C" w14:textId="77777777" w:rsidR="000B3BFC" w:rsidRPr="0048628B" w:rsidRDefault="000B3BFC" w:rsidP="000B3BFC">
                                  <w:pPr>
                                    <w:rPr>
                                      <w:ins w:id="367" w:author="Carmen Khoury" w:date="2026-10-19T15:51:00Z" w16du:dateUtc="2026-10-19T22:51:00Z"/>
                                      <w:sz w:val="16"/>
                                      <w:szCs w:val="16"/>
                                      <w:rPrChange w:id="368" w:author="Carmen Khoury" w:date="2026-10-19T15:52:00Z" w16du:dateUtc="2026-10-19T22:52:00Z">
                                        <w:rPr>
                                          <w:ins w:id="369" w:author="Carmen Khoury" w:date="2026-10-19T15:51:00Z" w16du:dateUtc="2026-10-19T22:51:00Z"/>
                                        </w:rPr>
                                      </w:rPrChange>
                                    </w:rPr>
                                  </w:pPr>
                                  <w:ins w:id="370" w:author="Carmen Khoury" w:date="2026-10-19T15:51:00Z" w16du:dateUtc="2026-10-19T22:51:00Z">
                                    <w:r w:rsidRPr="0048628B">
                                      <w:rPr>
                                        <w:sz w:val="16"/>
                                        <w:szCs w:val="16"/>
                                        <w:rPrChange w:id="371" w:author="Carmen Khoury" w:date="2026-10-19T15:52:00Z" w16du:dateUtc="2026-10-19T22:52:00Z">
                                          <w:rPr/>
                                        </w:rPrChange>
                                      </w:rPr>
                                      <w:t>c -&gt; i</w:t>
                                    </w:r>
                                  </w:ins>
                                </w:p>
                                <w:p w14:paraId="309AF2D7" w14:textId="77777777" w:rsidR="000B3BFC" w:rsidRPr="0048628B" w:rsidRDefault="000B3BFC" w:rsidP="000B3BFC">
                                  <w:pPr>
                                    <w:rPr>
                                      <w:sz w:val="16"/>
                                      <w:szCs w:val="16"/>
                                      <w:rPrChange w:id="372" w:author="Carmen Khoury" w:date="2026-10-19T15:52:00Z" w16du:dateUtc="2026-10-19T22:52:00Z">
                                        <w:rPr/>
                                      </w:rPrChang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46109" id="_x0000_s1029" type="#_x0000_t202" style="position:absolute;margin-left:185.4pt;margin-top:12.55pt;width:174.1pt;height:74.5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" fillcolor="white [3201]" stroked="f" strokeweight=".5pt">
                      <v:textbox>
                        <w:txbxContent>
                          <w:p w14:paraId="566070DA" w14:textId="77777777" w:rsidR="000B3BFC" w:rsidRPr="0048628B" w:rsidRDefault="000B3BFC" w:rsidP="000B3BFC">
                            <w:pPr>
                              <w:rPr>
                                <w:ins w:id="373" w:author="Carmen Khoury" w:date="2026-10-19T15:51:00Z" w16du:dateUtc="2026-10-19T22:51:00Z"/>
                                <w:sz w:val="16"/>
                                <w:szCs w:val="16"/>
                                <w:rPrChange w:id="374" w:author="Carmen Khoury" w:date="2026-10-19T15:52:00Z" w16du:dateUtc="2026-10-19T22:52:00Z">
                                  <w:rPr>
                                    <w:ins w:id="375" w:author="Carmen Khoury" w:date="2026-10-19T15:51:00Z" w16du:dateUtc="2026-10-19T22:51:00Z"/>
                                  </w:rPr>
                                </w:rPrChange>
                              </w:rPr>
                            </w:pPr>
                            <w:ins w:id="376" w:author="Carmen Khoury" w:date="2026-10-19T15:50:00Z" w16du:dateUtc="2026-10-19T22:50:00Z">
                              <w:r w:rsidRPr="0048628B">
                                <w:rPr>
                                  <w:sz w:val="16"/>
                                  <w:szCs w:val="16"/>
                                  <w:rPrChange w:id="377" w:author="Carmen Khoury" w:date="2026-10-19T15:52:00Z" w16du:dateUtc="2026-10-19T22:52:00Z">
                                    <w:rPr/>
                                  </w:rPrChange>
                                </w:rPr>
                                <w:t>Exercise #</w:t>
                              </w:r>
                            </w:ins>
                            <w:ins w:id="378" w:author="Carmen Khoury" w:date="2026-10-19T17:11:00Z" w16du:dateUtc="2026-10-20T00:11:00Z">
                              <w:r>
                                <w:rPr>
                                  <w:sz w:val="16"/>
                                  <w:szCs w:val="16"/>
                                </w:rPr>
                                <w:t>2</w:t>
                              </w:r>
                            </w:ins>
                            <w:ins w:id="379" w:author="Carmen Khoury" w:date="2026-10-19T15:50:00Z" w16du:dateUtc="2026-10-19T22:50:00Z">
                              <w:r w:rsidRPr="0048628B">
                                <w:rPr>
                                  <w:sz w:val="16"/>
                                  <w:szCs w:val="16"/>
                                  <w:rPrChange w:id="380" w:author="Carmen Khoury" w:date="2026-10-19T15:52:00Z" w16du:dateUtc="2026-10-19T22:52:00Z">
                                    <w:rPr/>
                                  </w:rPrChange>
                                </w:rPr>
                                <w:t>:</w:t>
                              </w:r>
                            </w:ins>
                          </w:p>
                          <w:p w14:paraId="4CD6315D" w14:textId="77777777" w:rsidR="000B3BFC" w:rsidRPr="0048628B" w:rsidRDefault="000B3BFC" w:rsidP="000B3BFC">
                            <w:pPr>
                              <w:rPr>
                                <w:ins w:id="381" w:author="Carmen Khoury" w:date="2026-10-19T15:51:00Z" w16du:dateUtc="2026-10-19T22:51:00Z"/>
                                <w:sz w:val="16"/>
                                <w:szCs w:val="16"/>
                                <w:rPrChange w:id="382" w:author="Carmen Khoury" w:date="2026-10-19T15:52:00Z" w16du:dateUtc="2026-10-19T22:52:00Z">
                                  <w:rPr>
                                    <w:ins w:id="383" w:author="Carmen Khoury" w:date="2026-10-19T15:51:00Z" w16du:dateUtc="2026-10-19T22:51:00Z"/>
                                  </w:rPr>
                                </w:rPrChange>
                              </w:rPr>
                            </w:pPr>
                            <w:ins w:id="384" w:author="Carmen Khoury" w:date="2026-10-19T15:51:00Z" w16du:dateUtc="2026-10-19T22:51:00Z">
                              <w:r w:rsidRPr="0048628B">
                                <w:rPr>
                                  <w:sz w:val="16"/>
                                  <w:szCs w:val="16"/>
                                  <w:rPrChange w:id="385" w:author="Carmen Khoury" w:date="2026-10-19T15:52:00Z" w16du:dateUtc="2026-10-19T22:52:00Z">
                                    <w:rPr/>
                                  </w:rPrChange>
                                </w:rPr>
                                <w:t>a -&gt; ii</w:t>
                              </w:r>
                            </w:ins>
                          </w:p>
                          <w:p w14:paraId="50309247" w14:textId="77777777" w:rsidR="000B3BFC" w:rsidRPr="0048628B" w:rsidRDefault="000B3BFC" w:rsidP="000B3BFC">
                            <w:pPr>
                              <w:rPr>
                                <w:ins w:id="386" w:author="Carmen Khoury" w:date="2026-10-19T15:51:00Z" w16du:dateUtc="2026-10-19T22:51:00Z"/>
                                <w:sz w:val="16"/>
                                <w:szCs w:val="16"/>
                                <w:rPrChange w:id="387" w:author="Carmen Khoury" w:date="2026-10-19T15:52:00Z" w16du:dateUtc="2026-10-19T22:52:00Z">
                                  <w:rPr>
                                    <w:ins w:id="388" w:author="Carmen Khoury" w:date="2026-10-19T15:51:00Z" w16du:dateUtc="2026-10-19T22:51:00Z"/>
                                  </w:rPr>
                                </w:rPrChange>
                              </w:rPr>
                            </w:pPr>
                            <w:ins w:id="389" w:author="Carmen Khoury" w:date="2026-10-19T15:51:00Z" w16du:dateUtc="2026-10-19T22:51:00Z">
                              <w:r w:rsidRPr="0048628B">
                                <w:rPr>
                                  <w:sz w:val="16"/>
                                  <w:szCs w:val="16"/>
                                  <w:rPrChange w:id="390" w:author="Carmen Khoury" w:date="2026-10-19T15:52:00Z" w16du:dateUtc="2026-10-19T22:52:00Z">
                                    <w:rPr/>
                                  </w:rPrChange>
                                </w:rPr>
                                <w:t>b -&gt; iii</w:t>
                              </w:r>
                            </w:ins>
                          </w:p>
                          <w:p w14:paraId="7268914C" w14:textId="77777777" w:rsidR="000B3BFC" w:rsidRPr="0048628B" w:rsidRDefault="000B3BFC" w:rsidP="000B3BFC">
                            <w:pPr>
                              <w:rPr>
                                <w:ins w:id="391" w:author="Carmen Khoury" w:date="2026-10-19T15:51:00Z" w16du:dateUtc="2026-10-19T22:51:00Z"/>
                                <w:sz w:val="16"/>
                                <w:szCs w:val="16"/>
                                <w:rPrChange w:id="392" w:author="Carmen Khoury" w:date="2026-10-19T15:52:00Z" w16du:dateUtc="2026-10-19T22:52:00Z">
                                  <w:rPr>
                                    <w:ins w:id="393" w:author="Carmen Khoury" w:date="2026-10-19T15:51:00Z" w16du:dateUtc="2026-10-19T22:51:00Z"/>
                                  </w:rPr>
                                </w:rPrChange>
                              </w:rPr>
                            </w:pPr>
                            <w:ins w:id="394" w:author="Carmen Khoury" w:date="2026-10-19T15:51:00Z" w16du:dateUtc="2026-10-19T22:51:00Z">
                              <w:r w:rsidRPr="0048628B">
                                <w:rPr>
                                  <w:sz w:val="16"/>
                                  <w:szCs w:val="16"/>
                                  <w:rPrChange w:id="395" w:author="Carmen Khoury" w:date="2026-10-19T15:52:00Z" w16du:dateUtc="2026-10-19T22:52:00Z">
                                    <w:rPr/>
                                  </w:rPrChange>
                                </w:rPr>
                                <w:t>c -&gt; i</w:t>
                              </w:r>
                            </w:ins>
                          </w:p>
                          <w:p w14:paraId="309AF2D7" w14:textId="77777777" w:rsidR="000B3BFC" w:rsidRPr="0048628B" w:rsidRDefault="000B3BFC" w:rsidP="000B3BFC">
                            <w:pPr>
                              <w:rPr>
                                <w:sz w:val="16"/>
                                <w:szCs w:val="16"/>
                                <w:rPrChange w:id="396" w:author="Carmen Khoury" w:date="2026-10-19T15:52:00Z" w16du:dateUtc="2026-10-19T22:52:00Z">
                                  <w:rPr/>
                                </w:rPrChange>
                              </w:rPr>
                            </w:pPr>
                          </w:p>
                        </w:txbxContent>
                      </v:textbox>
                    </v:shape>
                  </w:pict>
                </mc:Fallback>
              </mc:AlternateContent>
            </w:r>
          </w:ins>
          <w:ins w:id="397" w:author="Carmen Khoury" w:date="2026-10-19T15:42:00Z" w16du:dateUtc="2026-10-19T22:42:00Z">
            <w:r w:rsidRPr="00261793">
              <w:rPr>
                <w:b/>
                <w:bCs/>
                <w:sz w:val="16"/>
                <w:rPrChange w:id="398" w:author="Carmen Khoury" w:date="2026-10-19T15:44:00Z" w16du:dateUtc="2026-10-19T22:44:00Z">
                  <w:rPr>
                    <w:sz w:val="16"/>
                  </w:rPr>
                </w:rPrChange>
              </w:rPr>
              <w:t xml:space="preserve">Language Focus – Part </w:t>
            </w:r>
          </w:ins>
          <w:r w:rsidRPr="00261793">
            <w:rPr>
              <w:b/>
              <w:bCs/>
              <w:sz w:val="16"/>
              <w:rPrChange w:id="399" w:author="Carmen Khoury" w:date="2026-10-19T15:44:00Z" w16du:dateUtc="2026-10-19T22:44:00Z">
                <w:rPr>
                  <w:sz w:val="16"/>
                </w:rPr>
              </w:rPrChange>
            </w:rPr>
            <w:t>B</w:t>
          </w:r>
          <w:ins w:id="400" w:author="Carmen Khoury" w:date="2026-10-19T15:42:00Z" w16du:dateUtc="2026-10-19T22:42:00Z">
            <w:r w:rsidRPr="00261793">
              <w:rPr>
                <w:b/>
                <w:bCs/>
                <w:sz w:val="16"/>
                <w:rPrChange w:id="401" w:author="Carmen Khoury" w:date="2026-10-19T15:44:00Z" w16du:dateUtc="2026-10-19T22:44:00Z">
                  <w:rPr>
                    <w:sz w:val="16"/>
                  </w:rPr>
                </w:rPrChange>
              </w:rPr>
              <w:t>:</w:t>
            </w:r>
          </w:ins>
        </w:p>
        <w:p w14:paraId="0E5B0D96" w14:textId="77777777" w:rsidR="000B3BFC" w:rsidRDefault="000B3BFC" w:rsidP="000B3BFC">
          <w:pPr>
            <w:rPr>
              <w:ins w:id="402" w:author="Carmen Khoury" w:date="2026-10-19T15:43:00Z" w16du:dateUtc="2026-10-19T22:43:00Z"/>
              <w:sz w:val="16"/>
            </w:rPr>
          </w:pPr>
          <w:ins w:id="403" w:author="Carmen Khoury" w:date="2026-10-19T15:42:00Z" w16du:dateUtc="2026-10-19T22:42:00Z">
            <w:r>
              <w:rPr>
                <w:sz w:val="16"/>
              </w:rPr>
              <w:t xml:space="preserve">Exercise </w:t>
            </w:r>
          </w:ins>
          <w:ins w:id="404" w:author="Carmen Khoury" w:date="2026-10-19T17:09:00Z" w16du:dateUtc="2026-10-20T00:09:00Z">
            <w:r>
              <w:rPr>
                <w:sz w:val="16"/>
              </w:rPr>
              <w:t>2</w:t>
            </w:r>
          </w:ins>
          <w:ins w:id="405" w:author="Carmen Khoury" w:date="2026-10-19T15:42:00Z" w16du:dateUtc="2026-10-19T22:42:00Z">
            <w:r>
              <w:rPr>
                <w:sz w:val="16"/>
              </w:rPr>
              <w:t xml:space="preserve">: </w:t>
            </w:r>
          </w:ins>
          <w:del w:id="406" w:author="Carmen Khoury" w:date="2026-10-19T15:42:00Z" w16du:dateUtc="2026-10-19T22:42:00Z">
            <w:r w:rsidDel="00385057">
              <w:rPr>
                <w:sz w:val="16"/>
              </w:rPr>
              <w:delText xml:space="preserve"> –</w:delText>
            </w:r>
          </w:del>
        </w:p>
        <w:p w14:paraId="5624FB7F" w14:textId="77777777" w:rsidR="000B3BFC" w:rsidRPr="00C508F2" w:rsidRDefault="000B3BFC" w:rsidP="000B3BFC">
          <w:pPr>
            <w:pStyle w:val="ListParagraph"/>
            <w:numPr>
              <w:ilvl w:val="0"/>
              <w:numId w:val="11"/>
            </w:numPr>
            <w:rPr>
              <w:ins w:id="407" w:author="Carmen Khoury" w:date="2026-10-19T15:43:00Z" w16du:dateUtc="2026-10-19T22:43:00Z"/>
              <w:rPrChange w:id="408" w:author="Carmen Khoury" w:date="2026-10-19T15:43:00Z" w16du:dateUtc="2026-10-19T22:43:00Z">
                <w:rPr>
                  <w:ins w:id="409" w:author="Carmen Khoury" w:date="2026-10-19T15:43:00Z" w16du:dateUtc="2026-10-19T22:43:00Z"/>
                  <w:sz w:val="16"/>
                </w:rPr>
              </w:rPrChange>
            </w:rPr>
          </w:pPr>
          <w:ins w:id="410" w:author="Carmen Khoury" w:date="2026-10-19T15:43:00Z" w16du:dateUtc="2026-10-19T22:43:00Z">
            <w:r>
              <w:rPr>
                <w:sz w:val="16"/>
              </w:rPr>
              <w:t>seem</w:t>
            </w:r>
          </w:ins>
        </w:p>
        <w:p w14:paraId="63D12654" w14:textId="77777777" w:rsidR="000B3BFC" w:rsidRPr="00C508F2" w:rsidRDefault="000B3BFC" w:rsidP="000B3BFC">
          <w:pPr>
            <w:pStyle w:val="ListParagraph"/>
            <w:numPr>
              <w:ilvl w:val="0"/>
              <w:numId w:val="11"/>
            </w:numPr>
            <w:rPr>
              <w:ins w:id="411" w:author="Carmen Khoury" w:date="2026-10-19T15:43:00Z" w16du:dateUtc="2026-10-19T22:43:00Z"/>
              <w:rPrChange w:id="412" w:author="Carmen Khoury" w:date="2026-10-19T15:43:00Z" w16du:dateUtc="2026-10-19T22:43:00Z">
                <w:rPr>
                  <w:ins w:id="413" w:author="Carmen Khoury" w:date="2026-10-19T15:43:00Z" w16du:dateUtc="2026-10-19T22:43:00Z"/>
                  <w:sz w:val="16"/>
                </w:rPr>
              </w:rPrChange>
            </w:rPr>
          </w:pPr>
          <w:ins w:id="414" w:author="Carmen Khoury" w:date="2026-10-19T15:43:00Z" w16du:dateUtc="2026-10-19T22:43:00Z">
            <w:r>
              <w:rPr>
                <w:sz w:val="16"/>
              </w:rPr>
              <w:t>appears</w:t>
            </w:r>
          </w:ins>
        </w:p>
        <w:p w14:paraId="69B853A2" w14:textId="77777777" w:rsidR="000B3BFC" w:rsidRPr="00C508F2" w:rsidRDefault="000B3BFC" w:rsidP="000B3BFC">
          <w:pPr>
            <w:pStyle w:val="ListParagraph"/>
            <w:numPr>
              <w:ilvl w:val="0"/>
              <w:numId w:val="11"/>
            </w:numPr>
            <w:rPr>
              <w:ins w:id="415" w:author="Carmen Khoury" w:date="2026-10-19T15:43:00Z" w16du:dateUtc="2026-10-19T22:43:00Z"/>
              <w:rPrChange w:id="416" w:author="Carmen Khoury" w:date="2026-10-19T15:43:00Z" w16du:dateUtc="2026-10-19T22:43:00Z">
                <w:rPr>
                  <w:ins w:id="417" w:author="Carmen Khoury" w:date="2026-10-19T15:43:00Z" w16du:dateUtc="2026-10-19T22:43:00Z"/>
                  <w:sz w:val="16"/>
                </w:rPr>
              </w:rPrChange>
            </w:rPr>
          </w:pPr>
          <w:ins w:id="418" w:author="Carmen Khoury" w:date="2026-10-19T15:43:00Z" w16du:dateUtc="2026-10-19T22:43:00Z">
            <w:r>
              <w:rPr>
                <w:sz w:val="16"/>
              </w:rPr>
              <w:t>arguably</w:t>
            </w:r>
          </w:ins>
        </w:p>
        <w:p w14:paraId="5F6D5600" w14:textId="77777777" w:rsidR="000B3BFC" w:rsidRPr="004D379E" w:rsidRDefault="000B3BFC" w:rsidP="000B3BFC">
          <w:pPr>
            <w:pStyle w:val="ListParagraph"/>
            <w:numPr>
              <w:ilvl w:val="0"/>
              <w:numId w:val="11"/>
            </w:numPr>
            <w:rPr>
              <w:ins w:id="419" w:author="Carmen Khoury" w:date="2026-10-19T15:44:00Z" w16du:dateUtc="2026-10-19T22:44:00Z"/>
              <w:rPrChange w:id="420" w:author="Carmen Khoury" w:date="2026-10-19T15:44:00Z" w16du:dateUtc="2026-10-19T22:44:00Z">
                <w:rPr>
                  <w:ins w:id="421" w:author="Carmen Khoury" w:date="2026-10-19T15:44:00Z" w16du:dateUtc="2026-10-19T22:44:00Z"/>
                  <w:sz w:val="16"/>
                </w:rPr>
              </w:rPrChange>
            </w:rPr>
          </w:pPr>
          <w:ins w:id="422" w:author="Carmen Khoury" w:date="2026-10-19T15:44:00Z" w16du:dateUtc="2026-10-19T22:44:00Z">
            <w:r>
              <w:rPr>
                <w:sz w:val="16"/>
              </w:rPr>
              <w:t>might</w:t>
            </w:r>
          </w:ins>
        </w:p>
        <w:p w14:paraId="00892A47" w14:textId="77777777" w:rsidR="000B3BFC" w:rsidRDefault="000B3BFC" w:rsidP="000B3BFC">
          <w:pPr>
            <w:rPr>
              <w:ins w:id="423" w:author="Carmen Khoury" w:date="2026-10-19T15:56:00Z" w16du:dateUtc="2026-10-19T22:56:00Z"/>
              <w:sz w:val="16"/>
            </w:rPr>
          </w:pPr>
        </w:p>
        <w:p w14:paraId="292784F7" w14:textId="77777777" w:rsidR="000B3BFC" w:rsidRPr="00A40653" w:rsidRDefault="000B3BFC" w:rsidP="000B3BFC">
          <w:pPr>
            <w:rPr>
              <w:ins w:id="424" w:author="Carmen Khoury" w:date="2026-10-19T15:56:00Z" w16du:dateUtc="2026-10-19T22:56:00Z"/>
              <w:b/>
              <w:bCs/>
              <w:sz w:val="16"/>
              <w:rPrChange w:id="425" w:author="Carmen Khoury" w:date="2026-10-19T15:59:00Z" w16du:dateUtc="2026-10-19T22:59:00Z">
                <w:rPr>
                  <w:ins w:id="426" w:author="Carmen Khoury" w:date="2026-10-19T15:56:00Z" w16du:dateUtc="2026-10-19T22:56:00Z"/>
                  <w:sz w:val="16"/>
                </w:rPr>
              </w:rPrChange>
            </w:rPr>
          </w:pPr>
          <w:ins w:id="427" w:author="Carmen Khoury" w:date="2026-10-19T15:56:00Z" w16du:dateUtc="2026-10-19T22:56:00Z">
            <w:r w:rsidRPr="00A40653">
              <w:rPr>
                <w:b/>
                <w:bCs/>
                <w:sz w:val="16"/>
                <w:rPrChange w:id="428" w:author="Carmen Khoury" w:date="2026-10-19T15:59:00Z" w16du:dateUtc="2026-10-19T22:59:00Z">
                  <w:rPr>
                    <w:sz w:val="16"/>
                  </w:rPr>
                </w:rPrChange>
              </w:rPr>
              <w:t xml:space="preserve">Read – Part C: </w:t>
            </w:r>
          </w:ins>
        </w:p>
        <w:p w14:paraId="6C24C0C9" w14:textId="77777777" w:rsidR="000B3BFC" w:rsidRDefault="000B3BFC" w:rsidP="000B3BFC">
          <w:pPr>
            <w:rPr>
              <w:ins w:id="429" w:author="Carmen Khoury" w:date="2026-10-19T15:44:00Z" w16du:dateUtc="2026-10-19T22:44:00Z"/>
              <w:sz w:val="16"/>
            </w:rPr>
          </w:pPr>
          <w:ins w:id="430" w:author="Carmen Khoury" w:date="2026-10-19T15:56:00Z" w16du:dateUtc="2026-10-19T22:56:00Z">
            <w:r>
              <w:rPr>
                <w:sz w:val="16"/>
              </w:rPr>
              <w:t xml:space="preserve">Hedging </w:t>
            </w:r>
          </w:ins>
          <w:ins w:id="431" w:author="Carmen Khoury" w:date="2026-10-19T15:57:00Z" w16du:dateUtc="2026-10-19T22:57:00Z">
            <w:r>
              <w:rPr>
                <w:sz w:val="16"/>
              </w:rPr>
              <w:t>vocabulary</w:t>
            </w:r>
          </w:ins>
          <w:ins w:id="432" w:author="Carmen Khoury" w:date="2026-10-19T15:56:00Z" w16du:dateUtc="2026-10-19T22:56:00Z">
            <w:r>
              <w:rPr>
                <w:sz w:val="16"/>
              </w:rPr>
              <w:t xml:space="preserve"> in the article include: </w:t>
            </w:r>
          </w:ins>
          <w:ins w:id="433" w:author="Carmen Khoury" w:date="2026-10-19T15:57:00Z" w16du:dateUtc="2026-10-19T22:57:00Z">
            <w:r>
              <w:rPr>
                <w:sz w:val="16"/>
              </w:rPr>
              <w:t xml:space="preserve">suggest, </w:t>
            </w:r>
          </w:ins>
          <w:ins w:id="434" w:author="Carmen Khoury" w:date="2026-10-19T15:58:00Z" w16du:dateUtc="2026-10-19T22:58:00Z">
            <w:r>
              <w:rPr>
                <w:sz w:val="16"/>
              </w:rPr>
              <w:t>may, seems, might, appears</w:t>
            </w:r>
          </w:ins>
        </w:p>
        <w:p w14:paraId="5904C82E" w14:textId="77777777" w:rsidR="000B3BFC" w:rsidRDefault="000B3BFC" w:rsidP="000B3BFC">
          <w:del w:id="435" w:author="Carmen Khoury" w:date="2026-10-19T15:42:00Z" w16du:dateUtc="2026-10-19T22:42:00Z">
            <w:r w:rsidRPr="004D379E" w:rsidDel="00385057">
              <w:rPr>
                <w:sz w:val="16"/>
                <w:rPrChange w:id="436" w:author="Carmen Khoury" w:date="2026-10-19T15:44:00Z" w16du:dateUtc="2026-10-19T22:44:00Z">
                  <w:rPr/>
                </w:rPrChange>
              </w:rPr>
              <w:delText xml:space="preserve"> </w:delText>
            </w:r>
          </w:del>
          <w:del w:id="437" w:author="Carmen Khoury" w:date="2026-10-19T15:44:00Z" w16du:dateUtc="2026-10-19T22:44:00Z">
            <w:r w:rsidRPr="004D379E" w:rsidDel="004D379E">
              <w:rPr>
                <w:sz w:val="16"/>
                <w:rPrChange w:id="438" w:author="Carmen Khoury" w:date="2026-10-19T15:44:00Z" w16du:dateUtc="2026-10-19T22:44:00Z">
                  <w:rPr/>
                </w:rPrChange>
              </w:rPr>
              <w:delText xml:space="preserve">may, might, tend to. Ex 1 – 1 tend, 2 appears, 3 arguably, 4 might. </w:delText>
            </w:r>
          </w:del>
          <w:del w:id="439" w:author="Carmen Khoury" w:date="2026-10-19T15:52:00Z" w16du:dateUtc="2026-10-19T22:52:00Z">
            <w:r w:rsidRPr="004D379E" w:rsidDel="0048628B">
              <w:rPr>
                <w:sz w:val="16"/>
                <w:rPrChange w:id="440" w:author="Carmen Khoury" w:date="2026-10-19T15:44:00Z" w16du:dateUtc="2026-10-19T22:44:00Z">
                  <w:rPr/>
                </w:rPrChange>
              </w:rPr>
              <w:delText>Ex 3 – a ii, b iii, c i.</w:delText>
            </w:r>
          </w:del>
        </w:p>
        <w:p w14:paraId="1AF362C0" w14:textId="06692430" w:rsidR="001C3823" w:rsidRDefault="001C3823">
          <w:pPr>
            <w:spacing w:after="200"/>
          </w:pPr>
        </w:p>
        <w:p w14:paraId="6265478A" w14:textId="62A9B2E1" w:rsidR="003B6E93" w:rsidRDefault="003B6E93" w:rsidP="000B3BFC">
          <w:pPr>
            <w:spacing w:after="200"/>
          </w:pPr>
        </w:p>
        <w:p w14:paraId="0EE11C2A" w14:textId="77777777" w:rsidR="00B47AB6" w:rsidRDefault="00B47AB6" w:rsidP="000B3BFC">
          <w:pPr>
            <w:spacing w:after="200"/>
          </w:pPr>
        </w:p>
        <w:p w14:paraId="0A41DC89" w14:textId="77777777" w:rsidR="00B47AB6" w:rsidRDefault="00B47AB6" w:rsidP="000B3BFC">
          <w:pPr>
            <w:spacing w:after="200"/>
          </w:pPr>
        </w:p>
        <w:p w14:paraId="15C0905E" w14:textId="77777777" w:rsidR="0019520A" w:rsidRDefault="0019520A" w:rsidP="00B47AB6">
          <w:pPr>
            <w:rPr>
              <w:bCs/>
              <w:color w:val="4F81BD" w:themeColor="accent1"/>
              <w:sz w:val="64"/>
              <w:szCs w:val="64"/>
            </w:rPr>
          </w:pPr>
        </w:p>
        <w:p w14:paraId="1FC05810" w14:textId="77777777" w:rsidR="0019520A" w:rsidRDefault="0019520A" w:rsidP="00B47AB6">
          <w:pPr>
            <w:rPr>
              <w:bCs/>
              <w:color w:val="4F81BD" w:themeColor="accent1"/>
              <w:sz w:val="64"/>
              <w:szCs w:val="64"/>
            </w:rPr>
          </w:pPr>
        </w:p>
        <w:p w14:paraId="45246B99" w14:textId="77777777" w:rsidR="0019520A" w:rsidRDefault="0019520A" w:rsidP="00B47AB6">
          <w:pPr>
            <w:rPr>
              <w:bCs/>
              <w:color w:val="4F81BD" w:themeColor="accent1"/>
              <w:sz w:val="64"/>
              <w:szCs w:val="64"/>
            </w:rPr>
          </w:pPr>
        </w:p>
        <w:p w14:paraId="469C81A9" w14:textId="77777777" w:rsidR="0019520A" w:rsidRDefault="0019520A" w:rsidP="00B47AB6">
          <w:pPr>
            <w:rPr>
              <w:bCs/>
              <w:color w:val="4F81BD" w:themeColor="accent1"/>
              <w:sz w:val="64"/>
              <w:szCs w:val="64"/>
            </w:rPr>
          </w:pPr>
        </w:p>
        <w:p w14:paraId="4096184D" w14:textId="77777777" w:rsidR="00A80577" w:rsidRDefault="00A80577" w:rsidP="00B47AB6">
          <w:pPr>
            <w:rPr>
              <w:bCs/>
              <w:color w:val="4F81BD" w:themeColor="accent1"/>
              <w:sz w:val="64"/>
              <w:szCs w:val="64"/>
            </w:rPr>
          </w:pPr>
        </w:p>
        <w:p w14:paraId="53A39EED" w14:textId="68BD4893" w:rsidR="00B47AB6" w:rsidRDefault="00B47AB6" w:rsidP="00B47AB6">
          <w:pPr>
            <w:rPr>
              <w:bCs/>
              <w:color w:val="4F81BD" w:themeColor="accent1"/>
              <w:sz w:val="64"/>
              <w:szCs w:val="64"/>
            </w:rPr>
          </w:pPr>
          <w:r>
            <w:rPr>
              <w:bCs/>
              <w:color w:val="4F81BD" w:themeColor="accent1"/>
              <w:sz w:val="64"/>
              <w:szCs w:val="64"/>
            </w:rPr>
            <w:lastRenderedPageBreak/>
            <w:t xml:space="preserve">REVISED AND FINAL </w:t>
          </w:r>
          <w:r w:rsidRPr="00965684">
            <w:rPr>
              <w:bCs/>
              <w:color w:val="4F81BD" w:themeColor="accent1"/>
              <w:sz w:val="64"/>
              <w:szCs w:val="64"/>
            </w:rPr>
            <w:t>VERSION OF FLAWED C1 WORKSHEET</w:t>
          </w:r>
        </w:p>
        <w:p w14:paraId="4714C7C2" w14:textId="7830EC9F" w:rsidR="00B47AB6" w:rsidRPr="00965684" w:rsidRDefault="00B47AB6" w:rsidP="00B47AB6">
          <w:pPr>
            <w:rPr>
              <w:bCs/>
              <w:color w:val="4F81BD" w:themeColor="accent1"/>
              <w:sz w:val="64"/>
              <w:szCs w:val="64"/>
            </w:rPr>
          </w:pPr>
          <w:r>
            <w:rPr>
              <w:bCs/>
              <w:color w:val="4F81BD" w:themeColor="accent1"/>
              <w:sz w:val="64"/>
              <w:szCs w:val="64"/>
            </w:rPr>
            <w:t>(STUDENT READY)</w:t>
          </w:r>
        </w:p>
        <w:p w14:paraId="03403945" w14:textId="77777777" w:rsidR="00B47AB6" w:rsidRDefault="00B47AB6" w:rsidP="00B47AB6">
          <w:pPr>
            <w:rPr>
              <w:b/>
              <w:sz w:val="28"/>
            </w:rPr>
          </w:pPr>
        </w:p>
        <w:p w14:paraId="51E1ACBC" w14:textId="77777777" w:rsidR="00B47AB6" w:rsidRDefault="00B47AB6" w:rsidP="00B47AB6">
          <w:pPr>
            <w:rPr>
              <w:b/>
              <w:sz w:val="28"/>
            </w:rPr>
          </w:pPr>
        </w:p>
        <w:p w14:paraId="59AC89A1" w14:textId="77777777" w:rsidR="00B47AB6" w:rsidRDefault="00B47AB6" w:rsidP="00B47AB6">
          <w:pPr>
            <w:rPr>
              <w:b/>
              <w:sz w:val="28"/>
            </w:rPr>
          </w:pPr>
        </w:p>
        <w:sdt>
          <w:sdtPr>
            <w:rPr>
              <w:rFonts w:ascii="Calibri" w:hAnsi="Calibri"/>
              <w:sz w:val="2"/>
            </w:rPr>
            <w:id w:val="-673101322"/>
            <w:docPartObj>
              <w:docPartGallery w:val="Cover Pages"/>
              <w:docPartUnique/>
            </w:docPartObj>
          </w:sdtPr>
          <w:sdtEndPr>
            <w:rPr>
              <w:rFonts w:eastAsia="Calibri" w:cs="Calibri"/>
              <w:i/>
              <w:color w:val="FFFFFF" w:themeColor="background1"/>
              <w:sz w:val="20"/>
              <w:szCs w:val="20"/>
            </w:rPr>
          </w:sdtEndPr>
          <w:sdtContent>
            <w:p w14:paraId="4B28D475" w14:textId="77777777" w:rsidR="00B47AB6" w:rsidRDefault="00B47AB6" w:rsidP="00B47AB6">
              <w:pPr>
                <w:pStyle w:val="NoSpacing"/>
                <w:rPr>
                  <w:sz w:val="2"/>
                </w:rPr>
              </w:pPr>
            </w:p>
            <w:p w14:paraId="786B66B7" w14:textId="77777777" w:rsidR="00B47AB6" w:rsidRDefault="00B47AB6" w:rsidP="00B47AB6">
              <w:r>
                <w:rPr>
                  <w:noProof/>
                  <w:color w:val="4F81BD" w:themeColor="accent1"/>
                  <w:sz w:val="36"/>
                  <w:szCs w:val="36"/>
                </w:rPr>
                <mc:AlternateContent>
                  <mc:Choice Requires="wpg">
                    <w:drawing>
                      <wp:anchor distT="0" distB="0" distL="114300" distR="114300" simplePos="0" relativeHeight="251664896" behindDoc="1" locked="0" layoutInCell="1" allowOverlap="1" wp14:anchorId="67BEF17E" wp14:editId="23436C3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149407879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452049113"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4606089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60487590"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26078655"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2092874"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64DFB5" id="Group 2" o:spid="_x0000_s1026" style="position:absolute;margin-left:0;margin-top:0;width:432.65pt;height:448.55pt;z-index:-251651584;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" path="m,2732r,-4l2722,r5,5l,2732xe" filled="f" stroked="f">
                          <v:path arrowok="t" o:connecttype="custom" o:connectlocs="0,4337050;0,4330700;4321175,0;4329113,7938;0,4337050" o:connectangles="0,0,0,0,0"/>
                        </v:shape>
                        <w10:wrap anchorx="page" anchory="page"/>
                      </v:group>
                    </w:pict>
                  </mc:Fallback>
                </mc:AlternateContent>
              </w:r>
            </w:p>
            <w:p w14:paraId="4B506EFE" w14:textId="77777777" w:rsidR="00B47AB6" w:rsidRDefault="00B47AB6" w:rsidP="00B47AB6">
              <w:pPr>
                <w:spacing w:after="200"/>
                <w:rPr>
                  <w:rFonts w:eastAsia="Calibri" w:cs="Calibri"/>
                  <w:i/>
                  <w:color w:val="FFFFFF" w:themeColor="background1"/>
                  <w:szCs w:val="20"/>
                </w:rPr>
              </w:pPr>
              <w:r>
                <w:rPr>
                  <w:rFonts w:eastAsia="Calibri" w:cs="Calibri"/>
                  <w:i/>
                  <w:color w:val="FFFFFF" w:themeColor="background1"/>
                  <w:szCs w:val="20"/>
                </w:rPr>
                <w:br w:type="page"/>
              </w:r>
            </w:p>
          </w:sdtContent>
        </w:sdt>
        <w:p w14:paraId="002551DC" w14:textId="77777777" w:rsidR="008822D5" w:rsidRDefault="00EC71B2" w:rsidP="00C92E52">
          <w:pPr>
            <w:spacing w:after="200"/>
            <w:rPr>
              <w:b/>
            </w:rPr>
          </w:pPr>
        </w:p>
      </w:sdtContent>
    </w:sdt>
    <w:p w14:paraId="644A6A06" w14:textId="08715DBA" w:rsidR="00C92E52" w:rsidRPr="008822D5" w:rsidRDefault="00C92E52" w:rsidP="00C92E52">
      <w:pPr>
        <w:spacing w:after="200"/>
        <w:rPr>
          <w:b/>
        </w:rPr>
      </w:pPr>
      <w:r w:rsidRPr="00C92E52">
        <w:rPr>
          <w:b/>
          <w:sz w:val="28"/>
        </w:rPr>
        <w:t xml:space="preserve"> </w:t>
      </w:r>
      <w:r>
        <w:rPr>
          <w:b/>
          <w:sz w:val="28"/>
        </w:rPr>
        <w:t>UNIT 7: Sounding Cautious in Academic and Professional Discussions</w:t>
      </w:r>
    </w:p>
    <w:p w14:paraId="15D242B2" w14:textId="77777777" w:rsidR="00C92E52" w:rsidRPr="0019520A" w:rsidRDefault="00C92E52" w:rsidP="00C92E52">
      <w:pPr>
        <w:rPr>
          <w:sz w:val="22"/>
        </w:rPr>
      </w:pPr>
      <w:r w:rsidRPr="0019520A">
        <w:rPr>
          <w:b/>
          <w:bCs/>
          <w:sz w:val="22"/>
        </w:rPr>
        <w:t>CEFR Level:</w:t>
      </w:r>
      <w:r w:rsidRPr="0019520A">
        <w:rPr>
          <w:sz w:val="22"/>
        </w:rPr>
        <w:t xml:space="preserve"> C1 Advanced  |  </w:t>
      </w:r>
      <w:r w:rsidRPr="0019520A">
        <w:rPr>
          <w:b/>
          <w:bCs/>
          <w:sz w:val="22"/>
        </w:rPr>
        <w:t>Time</w:t>
      </w:r>
      <w:r w:rsidRPr="0019520A">
        <w:rPr>
          <w:sz w:val="22"/>
        </w:rPr>
        <w:t xml:space="preserve">: 45 mins  |   </w:t>
      </w:r>
      <w:r w:rsidRPr="0019520A">
        <w:rPr>
          <w:b/>
          <w:bCs/>
          <w:sz w:val="22"/>
        </w:rPr>
        <w:t>Skills:</w:t>
      </w:r>
      <w:r w:rsidRPr="0019520A">
        <w:rPr>
          <w:sz w:val="22"/>
        </w:rPr>
        <w:t xml:space="preserve"> reading, writing, speaking  |  </w:t>
      </w:r>
      <w:r w:rsidRPr="0019520A">
        <w:rPr>
          <w:b/>
          <w:bCs/>
          <w:sz w:val="22"/>
        </w:rPr>
        <w:t>Materials Needed:</w:t>
      </w:r>
      <w:r w:rsidRPr="0019520A">
        <w:rPr>
          <w:sz w:val="22"/>
        </w:rPr>
        <w:t xml:space="preserve">  worksheet, red pen and pencil</w:t>
      </w:r>
    </w:p>
    <w:p w14:paraId="3E556A53" w14:textId="77777777" w:rsidR="00C92E52" w:rsidRPr="0019520A" w:rsidRDefault="00C92E52" w:rsidP="00C92E52">
      <w:pPr>
        <w:rPr>
          <w:b/>
          <w:sz w:val="22"/>
        </w:rPr>
      </w:pPr>
    </w:p>
    <w:p w14:paraId="6DDCCCD0" w14:textId="77777777" w:rsidR="00C92E52" w:rsidRPr="0019520A" w:rsidRDefault="00C92E52" w:rsidP="00C92E52">
      <w:pPr>
        <w:rPr>
          <w:bCs/>
          <w:sz w:val="22"/>
        </w:rPr>
      </w:pPr>
      <w:r w:rsidRPr="0019520A">
        <w:rPr>
          <w:b/>
          <w:sz w:val="22"/>
        </w:rPr>
        <w:t xml:space="preserve">Objective: </w:t>
      </w:r>
      <w:r w:rsidRPr="0019520A">
        <w:rPr>
          <w:bCs/>
          <w:sz w:val="22"/>
        </w:rPr>
        <w:t>By the end of this lesson, I will be able to:</w:t>
      </w:r>
    </w:p>
    <w:p w14:paraId="4AAA3F86" w14:textId="77777777" w:rsidR="00C92E52" w:rsidRPr="0019520A" w:rsidRDefault="00C92E52" w:rsidP="00C92E52">
      <w:pPr>
        <w:pStyle w:val="ListParagraph"/>
        <w:numPr>
          <w:ilvl w:val="0"/>
          <w:numId w:val="10"/>
        </w:numPr>
        <w:rPr>
          <w:bCs/>
          <w:sz w:val="22"/>
        </w:rPr>
      </w:pPr>
      <w:r w:rsidRPr="0019520A">
        <w:rPr>
          <w:bCs/>
          <w:sz w:val="22"/>
        </w:rPr>
        <w:t>identify hedging related vocabulary to complete sentences</w:t>
      </w:r>
    </w:p>
    <w:p w14:paraId="33488BE5" w14:textId="77777777" w:rsidR="005C52C1" w:rsidRPr="0019520A" w:rsidRDefault="00C92E52" w:rsidP="005C52C1">
      <w:pPr>
        <w:pStyle w:val="ListParagraph"/>
        <w:numPr>
          <w:ilvl w:val="0"/>
          <w:numId w:val="10"/>
        </w:numPr>
        <w:rPr>
          <w:bCs/>
          <w:sz w:val="22"/>
        </w:rPr>
      </w:pPr>
      <w:r w:rsidRPr="0019520A">
        <w:rPr>
          <w:bCs/>
          <w:sz w:val="22"/>
        </w:rPr>
        <w:t>illustrate the use of hedging language in an extract of a report</w:t>
      </w:r>
    </w:p>
    <w:p w14:paraId="2D99B604" w14:textId="0B2F5E7D" w:rsidR="00C92E52" w:rsidRPr="0019520A" w:rsidRDefault="00C92E52" w:rsidP="005C52C1">
      <w:pPr>
        <w:pStyle w:val="ListParagraph"/>
        <w:numPr>
          <w:ilvl w:val="0"/>
          <w:numId w:val="10"/>
        </w:numPr>
        <w:rPr>
          <w:bCs/>
          <w:sz w:val="22"/>
        </w:rPr>
      </w:pPr>
      <w:r w:rsidRPr="0019520A">
        <w:rPr>
          <w:bCs/>
          <w:sz w:val="22"/>
        </w:rPr>
        <w:t>compose a 250-word report that uses hedging vocabulary to describe a personal work or school experience</w:t>
      </w:r>
    </w:p>
    <w:p w14:paraId="6CF8483D" w14:textId="77777777" w:rsidR="005C52C1" w:rsidRPr="0019520A" w:rsidRDefault="005C52C1" w:rsidP="00C92E52">
      <w:pPr>
        <w:rPr>
          <w:b/>
          <w:sz w:val="22"/>
        </w:rPr>
      </w:pPr>
    </w:p>
    <w:p w14:paraId="01C4544B" w14:textId="5A3CE3B4" w:rsidR="00C92E52" w:rsidRPr="0019520A" w:rsidRDefault="00C92E52" w:rsidP="00C92E52">
      <w:pPr>
        <w:rPr>
          <w:sz w:val="22"/>
        </w:rPr>
      </w:pPr>
      <w:r w:rsidRPr="0019520A">
        <w:rPr>
          <w:b/>
          <w:sz w:val="22"/>
        </w:rPr>
        <w:t>A. Warm up (5 min)</w:t>
      </w:r>
    </w:p>
    <w:p w14:paraId="63E26762" w14:textId="77777777" w:rsidR="00C92E52" w:rsidRPr="0019520A" w:rsidRDefault="00C92E52" w:rsidP="00C92E52">
      <w:pPr>
        <w:rPr>
          <w:sz w:val="22"/>
        </w:rPr>
      </w:pPr>
      <w:r w:rsidRPr="0019520A">
        <w:rPr>
          <w:sz w:val="22"/>
        </w:rPr>
        <w:t>Discuss the following with your partner: Why do writers and speakers sometimes avoid saying things directly? Think about your own job or study experiences. Was there ever an instance in which you avoided saying something directly to a co-worker or peer?</w:t>
      </w:r>
    </w:p>
    <w:p w14:paraId="7FA505E6" w14:textId="77777777" w:rsidR="00C92E52" w:rsidRPr="0019520A" w:rsidRDefault="00C92E52" w:rsidP="00C92E52">
      <w:pPr>
        <w:rPr>
          <w:b/>
          <w:sz w:val="22"/>
        </w:rPr>
      </w:pPr>
    </w:p>
    <w:p w14:paraId="78E03D97" w14:textId="1F814730" w:rsidR="00C92E52" w:rsidRPr="0019520A" w:rsidRDefault="00C92E52" w:rsidP="00C92E52">
      <w:pPr>
        <w:rPr>
          <w:sz w:val="22"/>
        </w:rPr>
      </w:pPr>
      <w:r w:rsidRPr="0019520A">
        <w:rPr>
          <w:b/>
          <w:sz w:val="22"/>
        </w:rPr>
        <w:t>B</w:t>
      </w:r>
      <w:r w:rsidR="00F67354" w:rsidRPr="0019520A">
        <w:rPr>
          <w:b/>
          <w:sz w:val="22"/>
        </w:rPr>
        <w:t>.</w:t>
      </w:r>
      <w:r w:rsidRPr="0019520A">
        <w:rPr>
          <w:b/>
          <w:sz w:val="22"/>
        </w:rPr>
        <w:t xml:space="preserve"> Language Focus (10 min)</w:t>
      </w:r>
    </w:p>
    <w:p w14:paraId="4DA7BF91" w14:textId="77777777" w:rsidR="00C92E52" w:rsidRPr="0019520A" w:rsidRDefault="00C92E52" w:rsidP="00C92E52">
      <w:pPr>
        <w:rPr>
          <w:sz w:val="22"/>
        </w:rPr>
      </w:pPr>
      <w:r w:rsidRPr="0019520A">
        <w:rPr>
          <w:sz w:val="22"/>
        </w:rPr>
        <w:t>Let’s take 5 min to review the new language together as a class. Hedging (also called softening, cautious, or ‘vague language’) enables writers to sound less certain. There are three main types:</w:t>
      </w:r>
    </w:p>
    <w:p w14:paraId="376D054D" w14:textId="77777777" w:rsidR="00C92E52" w:rsidRPr="0019520A" w:rsidRDefault="00C92E52" w:rsidP="00C92E52">
      <w:pPr>
        <w:pStyle w:val="ListBullet"/>
        <w:rPr>
          <w:sz w:val="22"/>
        </w:rPr>
      </w:pPr>
      <w:r w:rsidRPr="0019520A">
        <w:rPr>
          <w:b/>
          <w:bCs/>
          <w:sz w:val="22"/>
        </w:rPr>
        <w:t>Modal verbs</w:t>
      </w:r>
      <w:r w:rsidRPr="0019520A">
        <w:rPr>
          <w:sz w:val="22"/>
        </w:rPr>
        <w:t>: may, might, could, would</w:t>
      </w:r>
    </w:p>
    <w:p w14:paraId="6C713CD4" w14:textId="77777777" w:rsidR="00C92E52" w:rsidRPr="0019520A" w:rsidRDefault="00C92E52" w:rsidP="00C92E52">
      <w:pPr>
        <w:pStyle w:val="ListBullet"/>
        <w:rPr>
          <w:sz w:val="22"/>
        </w:rPr>
      </w:pPr>
      <w:r w:rsidRPr="0019520A">
        <w:rPr>
          <w:b/>
          <w:bCs/>
          <w:sz w:val="22"/>
        </w:rPr>
        <w:t>Verbs:</w:t>
      </w:r>
      <w:r w:rsidRPr="0019520A">
        <w:rPr>
          <w:sz w:val="22"/>
        </w:rPr>
        <w:t xml:space="preserve"> seem, appear, suggest</w:t>
      </w:r>
    </w:p>
    <w:p w14:paraId="4F377365" w14:textId="77777777" w:rsidR="00C92E52" w:rsidRPr="0019520A" w:rsidRDefault="00C92E52" w:rsidP="00C92E52">
      <w:pPr>
        <w:pStyle w:val="ListBullet"/>
        <w:rPr>
          <w:sz w:val="22"/>
        </w:rPr>
      </w:pPr>
      <w:r w:rsidRPr="0019520A">
        <w:rPr>
          <w:b/>
          <w:bCs/>
          <w:sz w:val="22"/>
        </w:rPr>
        <w:t>Adverbs</w:t>
      </w:r>
      <w:r w:rsidRPr="0019520A">
        <w:rPr>
          <w:sz w:val="22"/>
        </w:rPr>
        <w:t>: possibly, arguably, generally, probably, perhaps</w:t>
      </w:r>
    </w:p>
    <w:p w14:paraId="1D52D691" w14:textId="77777777" w:rsidR="00C92E52" w:rsidRPr="0019520A" w:rsidRDefault="00C92E52" w:rsidP="00C92E52">
      <w:pPr>
        <w:rPr>
          <w:sz w:val="22"/>
        </w:rPr>
      </w:pPr>
      <w:r w:rsidRPr="0019520A">
        <w:rPr>
          <w:b/>
          <w:bCs/>
          <w:sz w:val="22"/>
        </w:rPr>
        <w:t>Example:</w:t>
      </w:r>
      <w:r w:rsidRPr="0019520A">
        <w:rPr>
          <w:sz w:val="22"/>
        </w:rPr>
        <w:t xml:space="preserve"> The results show that staff are happier. → The results seem to suggest that staff may be happier.</w:t>
      </w:r>
    </w:p>
    <w:p w14:paraId="0DFE293C" w14:textId="77777777" w:rsidR="00C92E52" w:rsidRPr="0019520A" w:rsidRDefault="00C92E52" w:rsidP="00C92E52">
      <w:pPr>
        <w:rPr>
          <w:b/>
          <w:sz w:val="22"/>
        </w:rPr>
      </w:pPr>
    </w:p>
    <w:p w14:paraId="6A808AE2" w14:textId="77777777" w:rsidR="00C92E52" w:rsidRPr="0019520A" w:rsidRDefault="00C92E52" w:rsidP="00C92E52">
      <w:pPr>
        <w:rPr>
          <w:sz w:val="22"/>
        </w:rPr>
      </w:pPr>
      <w:r w:rsidRPr="0019520A">
        <w:rPr>
          <w:b/>
          <w:sz w:val="22"/>
        </w:rPr>
        <w:t>Exercise 1 (Fill in the Blank) ~ 3 min</w:t>
      </w:r>
    </w:p>
    <w:p w14:paraId="605CE0C2" w14:textId="19FA8A37" w:rsidR="00C92E52" w:rsidRPr="0019520A" w:rsidRDefault="00C92E52" w:rsidP="00C92E52">
      <w:pPr>
        <w:rPr>
          <w:sz w:val="22"/>
        </w:rPr>
      </w:pPr>
      <w:r w:rsidRPr="0019520A">
        <w:rPr>
          <w:sz w:val="22"/>
        </w:rPr>
        <w:t>Work with your partner to complete the sentences with one of these following words: [appears / seem /   might / arguably ]</w:t>
      </w:r>
    </w:p>
    <w:p w14:paraId="66275874" w14:textId="72196D4A" w:rsidR="00C92E52" w:rsidRPr="0019520A" w:rsidRDefault="00C92E52" w:rsidP="00C92E52">
      <w:pPr>
        <w:rPr>
          <w:sz w:val="22"/>
        </w:rPr>
      </w:pPr>
      <w:r w:rsidRPr="0019520A">
        <w:rPr>
          <w:sz w:val="22"/>
        </w:rPr>
        <w:t xml:space="preserve">1. Remote </w:t>
      </w:r>
      <w:r w:rsidR="00A54993" w:rsidRPr="0019520A">
        <w:rPr>
          <w:sz w:val="22"/>
        </w:rPr>
        <w:t>workers _</w:t>
      </w:r>
      <w:r w:rsidRPr="0019520A">
        <w:rPr>
          <w:sz w:val="22"/>
        </w:rPr>
        <w:t>_____ to feel more isolated.</w:t>
      </w:r>
    </w:p>
    <w:p w14:paraId="0E793C26" w14:textId="77777777" w:rsidR="00C92E52" w:rsidRPr="0019520A" w:rsidRDefault="00C92E52" w:rsidP="00C92E52">
      <w:pPr>
        <w:rPr>
          <w:sz w:val="22"/>
        </w:rPr>
      </w:pPr>
      <w:r w:rsidRPr="0019520A">
        <w:rPr>
          <w:sz w:val="22"/>
        </w:rPr>
        <w:t>2. The new policy _______ to have improved morale.</w:t>
      </w:r>
    </w:p>
    <w:p w14:paraId="5C0547C2" w14:textId="77777777" w:rsidR="00C92E52" w:rsidRPr="0019520A" w:rsidRDefault="00C92E52" w:rsidP="00C92E52">
      <w:pPr>
        <w:rPr>
          <w:sz w:val="22"/>
        </w:rPr>
      </w:pPr>
      <w:r w:rsidRPr="0019520A">
        <w:rPr>
          <w:sz w:val="22"/>
        </w:rPr>
        <w:t>3. This is _______ the most effective approach.</w:t>
      </w:r>
    </w:p>
    <w:p w14:paraId="519EC208" w14:textId="77777777" w:rsidR="00C92E52" w:rsidRPr="0019520A" w:rsidRDefault="00C92E52" w:rsidP="00C92E52">
      <w:pPr>
        <w:rPr>
          <w:sz w:val="22"/>
        </w:rPr>
      </w:pPr>
      <w:r w:rsidRPr="0019520A">
        <w:rPr>
          <w:sz w:val="22"/>
        </w:rPr>
        <w:t>4. Further research _______ reveal different results.</w:t>
      </w:r>
    </w:p>
    <w:p w14:paraId="52867D9A" w14:textId="77777777" w:rsidR="00C92E52" w:rsidRPr="0019520A" w:rsidRDefault="00C92E52" w:rsidP="00C92E52">
      <w:pPr>
        <w:rPr>
          <w:b/>
          <w:sz w:val="22"/>
        </w:rPr>
      </w:pPr>
    </w:p>
    <w:p w14:paraId="6BE21601" w14:textId="77777777" w:rsidR="00D2477D" w:rsidRDefault="00D2477D" w:rsidP="00C92E52">
      <w:pPr>
        <w:rPr>
          <w:b/>
          <w:sz w:val="22"/>
        </w:rPr>
      </w:pPr>
    </w:p>
    <w:p w14:paraId="6854E2C4" w14:textId="77777777" w:rsidR="00D2477D" w:rsidRDefault="00D2477D" w:rsidP="00C92E52">
      <w:pPr>
        <w:rPr>
          <w:b/>
          <w:sz w:val="22"/>
        </w:rPr>
      </w:pPr>
    </w:p>
    <w:p w14:paraId="760F087A" w14:textId="77777777" w:rsidR="00D2477D" w:rsidRDefault="00D2477D" w:rsidP="00C92E52">
      <w:pPr>
        <w:rPr>
          <w:b/>
          <w:sz w:val="22"/>
        </w:rPr>
      </w:pPr>
    </w:p>
    <w:p w14:paraId="5CC3B7C6" w14:textId="77777777" w:rsidR="00D2477D" w:rsidRDefault="00D2477D" w:rsidP="00C92E52">
      <w:pPr>
        <w:rPr>
          <w:b/>
          <w:sz w:val="22"/>
        </w:rPr>
      </w:pPr>
    </w:p>
    <w:p w14:paraId="0C8D6ED7" w14:textId="39C52FB3" w:rsidR="00C92E52" w:rsidRPr="0019520A" w:rsidRDefault="00C92E52" w:rsidP="00C92E52">
      <w:pPr>
        <w:rPr>
          <w:sz w:val="22"/>
        </w:rPr>
      </w:pPr>
      <w:r w:rsidRPr="0019520A">
        <w:rPr>
          <w:b/>
          <w:sz w:val="22"/>
        </w:rPr>
        <w:lastRenderedPageBreak/>
        <w:t>Exercise 2 (Matching) ~ 3 min</w:t>
      </w:r>
    </w:p>
    <w:p w14:paraId="7D21DC97" w14:textId="3F88A91C" w:rsidR="00C92E52" w:rsidRPr="0019520A" w:rsidRDefault="00C92E52" w:rsidP="00C92E52">
      <w:pPr>
        <w:rPr>
          <w:sz w:val="22"/>
        </w:rPr>
      </w:pPr>
      <w:r w:rsidRPr="0019520A">
        <w:rPr>
          <w:sz w:val="22"/>
        </w:rPr>
        <w:t xml:space="preserve">With your partner, match </w:t>
      </w:r>
      <w:r w:rsidR="0018464F" w:rsidRPr="0019520A">
        <w:rPr>
          <w:sz w:val="22"/>
        </w:rPr>
        <w:t>each</w:t>
      </w:r>
      <w:r w:rsidRPr="0019520A">
        <w:rPr>
          <w:sz w:val="22"/>
        </w:rPr>
        <w:t xml:space="preserve"> strong statement on the left with its softer version to the right: </w:t>
      </w:r>
    </w:p>
    <w:p w14:paraId="271A6BFD" w14:textId="77777777" w:rsidR="00D2477D" w:rsidRDefault="00D2477D" w:rsidP="00C92E52">
      <w:pPr>
        <w:rPr>
          <w:sz w:val="22"/>
        </w:rPr>
      </w:pPr>
    </w:p>
    <w:p w14:paraId="1718869E" w14:textId="5B6E0749" w:rsidR="00C92E52" w:rsidRPr="0019520A" w:rsidRDefault="00C92E52" w:rsidP="00C92E52">
      <w:pPr>
        <w:rPr>
          <w:sz w:val="22"/>
        </w:rPr>
      </w:pPr>
      <w:r w:rsidRPr="0019520A">
        <w:rPr>
          <w:noProof/>
          <w:sz w:val="22"/>
        </w:rPr>
        <mc:AlternateContent>
          <mc:Choice Requires="wps">
            <w:drawing>
              <wp:anchor distT="0" distB="0" distL="114300" distR="114300" simplePos="0" relativeHeight="251666944" behindDoc="0" locked="0" layoutInCell="1" allowOverlap="1" wp14:anchorId="0D23CD6C" wp14:editId="318C5E8F">
                <wp:simplePos x="0" y="0"/>
                <wp:positionH relativeFrom="column">
                  <wp:posOffset>3066757</wp:posOffset>
                </wp:positionH>
                <wp:positionV relativeFrom="paragraph">
                  <wp:posOffset>7376</wp:posOffset>
                </wp:positionV>
                <wp:extent cx="3402330" cy="1181686"/>
                <wp:effectExtent l="0" t="0" r="7620" b="0"/>
                <wp:wrapNone/>
                <wp:docPr id="163614346" name="Text Box 1"/>
                <wp:cNvGraphicFramePr/>
                <a:graphic xmlns:a="http://schemas.openxmlformats.org/drawingml/2006/main">
                  <a:graphicData uri="http://schemas.microsoft.com/office/word/2010/wordprocessingShape">
                    <wps:wsp>
                      <wps:cNvSpPr txBox="1"/>
                      <wps:spPr>
                        <a:xfrm>
                          <a:off x="0" y="0"/>
                          <a:ext cx="3402330" cy="1181686"/>
                        </a:xfrm>
                        <a:prstGeom prst="rect">
                          <a:avLst/>
                        </a:prstGeom>
                        <a:solidFill>
                          <a:schemeClr val="lt1"/>
                        </a:solidFill>
                        <a:ln w="6350">
                          <a:noFill/>
                        </a:ln>
                      </wps:spPr>
                      <wps:txbx>
                        <w:txbxContent>
                          <w:p w14:paraId="4E200873" w14:textId="77777777" w:rsidR="00C92E52" w:rsidRDefault="00C92E52" w:rsidP="00C92E52">
                            <w:r>
                              <w:t xml:space="preserve">i. The plan could fail.     </w:t>
                            </w:r>
                          </w:p>
                          <w:p w14:paraId="3DF10A0E" w14:textId="77777777" w:rsidR="00C92E52" w:rsidRDefault="00C92E52" w:rsidP="00C92E52"/>
                          <w:p w14:paraId="631B929A" w14:textId="77777777" w:rsidR="00C92E52" w:rsidRDefault="00C92E52" w:rsidP="00C92E52">
                            <w:r>
                              <w:t xml:space="preserve">ii. Online learning may be more effective for some learners.     </w:t>
                            </w:r>
                          </w:p>
                          <w:p w14:paraId="33D3FDC8" w14:textId="77777777" w:rsidR="00C92E52" w:rsidRDefault="00C92E52" w:rsidP="00C92E52"/>
                          <w:p w14:paraId="66BBA158" w14:textId="77777777" w:rsidR="00C92E52" w:rsidRDefault="00C92E52" w:rsidP="00C92E52">
                            <w:r>
                              <w:t>iii. Managers seem not to listen at times.</w:t>
                            </w:r>
                          </w:p>
                          <w:p w14:paraId="472995F1" w14:textId="77777777" w:rsidR="00C92E52" w:rsidRDefault="00C92E52" w:rsidP="00C92E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23CD6C" id="_x0000_s1030" type="#_x0000_t202" style="position:absolute;margin-left:241.5pt;margin-top:.6pt;width:267.9pt;height:93.0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" fillcolor="white [3201]" stroked="f" strokeweight=".5pt">
                <v:textbox>
                  <w:txbxContent>
                    <w:p w14:paraId="4E200873" w14:textId="77777777" w:rsidR="00C92E52" w:rsidRDefault="00C92E52" w:rsidP="00C92E52">
                      <w:r>
                        <w:t xml:space="preserve">i. The plan could fail.     </w:t>
                      </w:r>
                    </w:p>
                    <w:p w14:paraId="3DF10A0E" w14:textId="77777777" w:rsidR="00C92E52" w:rsidRDefault="00C92E52" w:rsidP="00C92E52"/>
                    <w:p w14:paraId="631B929A" w14:textId="77777777" w:rsidR="00C92E52" w:rsidRDefault="00C92E52" w:rsidP="00C92E52">
                      <w:r>
                        <w:t xml:space="preserve">ii. Online learning may be more effective for some learners.     </w:t>
                      </w:r>
                    </w:p>
                    <w:p w14:paraId="33D3FDC8" w14:textId="77777777" w:rsidR="00C92E52" w:rsidRDefault="00C92E52" w:rsidP="00C92E52"/>
                    <w:p w14:paraId="66BBA158" w14:textId="77777777" w:rsidR="00C92E52" w:rsidRDefault="00C92E52" w:rsidP="00C92E52">
                      <w:r>
                        <w:t>iii. Managers seem not to listen at times.</w:t>
                      </w:r>
                    </w:p>
                    <w:p w14:paraId="472995F1" w14:textId="77777777" w:rsidR="00C92E52" w:rsidRDefault="00C92E52" w:rsidP="00C92E52"/>
                  </w:txbxContent>
                </v:textbox>
              </v:shape>
            </w:pict>
          </mc:Fallback>
        </mc:AlternateContent>
      </w:r>
      <w:r w:rsidRPr="0019520A">
        <w:rPr>
          <w:sz w:val="22"/>
        </w:rPr>
        <w:t xml:space="preserve">a) Online learning is better. </w:t>
      </w:r>
    </w:p>
    <w:p w14:paraId="22F11552" w14:textId="77777777" w:rsidR="00C92E52" w:rsidRPr="0019520A" w:rsidRDefault="00C92E52" w:rsidP="00C92E52">
      <w:pPr>
        <w:rPr>
          <w:sz w:val="22"/>
        </w:rPr>
      </w:pPr>
    </w:p>
    <w:p w14:paraId="15CBADED" w14:textId="77777777" w:rsidR="00C92E52" w:rsidRPr="0019520A" w:rsidRDefault="00C92E52" w:rsidP="00C92E52">
      <w:pPr>
        <w:rPr>
          <w:sz w:val="22"/>
        </w:rPr>
      </w:pPr>
      <w:r w:rsidRPr="0019520A">
        <w:rPr>
          <w:sz w:val="22"/>
        </w:rPr>
        <w:t xml:space="preserve">b) Managers don't listen. </w:t>
      </w:r>
    </w:p>
    <w:p w14:paraId="41DC2D59" w14:textId="77777777" w:rsidR="00C92E52" w:rsidRPr="0019520A" w:rsidRDefault="00C92E52" w:rsidP="00C92E52">
      <w:pPr>
        <w:rPr>
          <w:sz w:val="22"/>
        </w:rPr>
      </w:pPr>
    </w:p>
    <w:p w14:paraId="36C4776A" w14:textId="77777777" w:rsidR="00C92E52" w:rsidRPr="0019520A" w:rsidRDefault="00C92E52" w:rsidP="00C92E52">
      <w:pPr>
        <w:rPr>
          <w:sz w:val="22"/>
        </w:rPr>
      </w:pPr>
      <w:r w:rsidRPr="0019520A">
        <w:rPr>
          <w:sz w:val="22"/>
        </w:rPr>
        <w:t>c) The plan will fail.</w:t>
      </w:r>
      <w:r w:rsidRPr="0019520A">
        <w:rPr>
          <w:sz w:val="22"/>
        </w:rPr>
        <w:br/>
      </w:r>
    </w:p>
    <w:p w14:paraId="2A25ED4F" w14:textId="77777777" w:rsidR="00C92E52" w:rsidRPr="0019520A" w:rsidRDefault="00C92E52" w:rsidP="00C92E52">
      <w:pPr>
        <w:rPr>
          <w:sz w:val="22"/>
        </w:rPr>
      </w:pPr>
    </w:p>
    <w:p w14:paraId="29AD6B03" w14:textId="77777777" w:rsidR="00C92E52" w:rsidRPr="0019520A" w:rsidRDefault="00C92E52" w:rsidP="00C92E52">
      <w:pPr>
        <w:rPr>
          <w:sz w:val="22"/>
        </w:rPr>
      </w:pPr>
      <w:r w:rsidRPr="0019520A">
        <w:rPr>
          <w:b/>
          <w:sz w:val="22"/>
        </w:rPr>
        <w:t>C. Reading Practice (10 min)</w:t>
      </w:r>
    </w:p>
    <w:p w14:paraId="7CEF227C" w14:textId="12D140F7" w:rsidR="00C92E52" w:rsidRPr="0019520A" w:rsidRDefault="00C92E52" w:rsidP="00C92E52">
      <w:pPr>
        <w:rPr>
          <w:sz w:val="22"/>
        </w:rPr>
      </w:pPr>
      <w:r w:rsidRPr="0019520A">
        <w:rPr>
          <w:sz w:val="22"/>
        </w:rPr>
        <w:t xml:space="preserve">The extract below is from a workplace report. Take a few moments to read the extract silently on your own. Then work with your partner to  underline </w:t>
      </w:r>
      <w:r w:rsidR="00A54993" w:rsidRPr="0019520A">
        <w:rPr>
          <w:sz w:val="22"/>
        </w:rPr>
        <w:t>all the</w:t>
      </w:r>
      <w:r w:rsidRPr="0019520A">
        <w:rPr>
          <w:sz w:val="22"/>
        </w:rPr>
        <w:t xml:space="preserve"> hedging-related vocabulary using your red pens: </w:t>
      </w:r>
    </w:p>
    <w:p w14:paraId="7D0AEB6D" w14:textId="631278CF" w:rsidR="00C92E52" w:rsidRPr="0019520A" w:rsidRDefault="00C92E52" w:rsidP="00C92E52">
      <w:pPr>
        <w:rPr>
          <w:i/>
          <w:iCs/>
          <w:color w:val="1F497D" w:themeColor="text2"/>
          <w:sz w:val="22"/>
        </w:rPr>
      </w:pPr>
      <w:r w:rsidRPr="0019520A">
        <w:rPr>
          <w:i/>
          <w:iCs/>
          <w:color w:val="1F497D" w:themeColor="text2"/>
          <w:sz w:val="22"/>
        </w:rPr>
        <w:t xml:space="preserve">Studies suggest that remote </w:t>
      </w:r>
      <w:r w:rsidR="00A54993" w:rsidRPr="0019520A">
        <w:rPr>
          <w:i/>
          <w:iCs/>
          <w:color w:val="1F497D" w:themeColor="text2"/>
          <w:sz w:val="22"/>
        </w:rPr>
        <w:t>work</w:t>
      </w:r>
      <w:r w:rsidRPr="0019520A">
        <w:rPr>
          <w:i/>
          <w:iCs/>
          <w:color w:val="1F497D" w:themeColor="text2"/>
          <w:sz w:val="22"/>
        </w:rPr>
        <w:t xml:space="preserve"> may increase productivity in many companies. Employees often appear to work harder at home, and managers may find it difficult to see whether they are being distracted. </w:t>
      </w:r>
    </w:p>
    <w:p w14:paraId="26F6A285" w14:textId="77777777" w:rsidR="00C92E52" w:rsidRPr="0019520A" w:rsidRDefault="00C92E52" w:rsidP="00C92E52">
      <w:pPr>
        <w:rPr>
          <w:b/>
          <w:sz w:val="22"/>
        </w:rPr>
      </w:pPr>
      <w:r w:rsidRPr="0019520A">
        <w:rPr>
          <w:i/>
          <w:iCs/>
          <w:color w:val="1F497D" w:themeColor="text2"/>
          <w:sz w:val="22"/>
        </w:rPr>
        <w:t>It seems likely that offices are becoming less necessary, so the company might consider reducing its office space. This result is supported by the survey, which was completed by 40 staff.</w:t>
      </w:r>
    </w:p>
    <w:p w14:paraId="5BDCCD61" w14:textId="77777777" w:rsidR="00C92E52" w:rsidRPr="0019520A" w:rsidRDefault="00C92E52" w:rsidP="00C92E52">
      <w:pPr>
        <w:rPr>
          <w:b/>
          <w:sz w:val="22"/>
        </w:rPr>
      </w:pPr>
    </w:p>
    <w:p w14:paraId="40BFE405" w14:textId="77777777" w:rsidR="00C92E52" w:rsidRPr="0019520A" w:rsidRDefault="00C92E52" w:rsidP="00C92E52">
      <w:pPr>
        <w:rPr>
          <w:sz w:val="22"/>
        </w:rPr>
      </w:pPr>
      <w:r w:rsidRPr="0019520A">
        <w:rPr>
          <w:b/>
          <w:sz w:val="22"/>
        </w:rPr>
        <w:t>D. Writing Practice  (20 min)</w:t>
      </w:r>
    </w:p>
    <w:p w14:paraId="1C9B6F3B" w14:textId="77777777" w:rsidR="00C92E52" w:rsidRPr="0019520A" w:rsidRDefault="00C92E52" w:rsidP="00C92E52">
      <w:pPr>
        <w:rPr>
          <w:sz w:val="22"/>
        </w:rPr>
      </w:pPr>
    </w:p>
    <w:p w14:paraId="1206F4FE" w14:textId="77777777" w:rsidR="00C92E52" w:rsidRPr="0019520A" w:rsidRDefault="00C92E52" w:rsidP="00C92E52">
      <w:pPr>
        <w:rPr>
          <w:sz w:val="22"/>
        </w:rPr>
      </w:pPr>
      <w:r w:rsidRPr="0019520A">
        <w:rPr>
          <w:b/>
          <w:bCs/>
          <w:sz w:val="22"/>
        </w:rPr>
        <w:t>Exercise 1: Your turn!</w:t>
      </w:r>
      <w:r w:rsidRPr="0019520A">
        <w:rPr>
          <w:sz w:val="22"/>
        </w:rPr>
        <w:t xml:space="preserve"> </w:t>
      </w:r>
    </w:p>
    <w:p w14:paraId="2FF15D7C" w14:textId="3DC563E8" w:rsidR="00C92E52" w:rsidRPr="0019520A" w:rsidRDefault="00C92E52" w:rsidP="00C92E52">
      <w:pPr>
        <w:rPr>
          <w:sz w:val="22"/>
        </w:rPr>
      </w:pPr>
      <w:r w:rsidRPr="0019520A">
        <w:rPr>
          <w:sz w:val="22"/>
        </w:rPr>
        <w:t xml:space="preserve"> On your own, use the space below to write a  </w:t>
      </w:r>
      <w:r w:rsidR="0018464F" w:rsidRPr="0019520A">
        <w:rPr>
          <w:sz w:val="22"/>
        </w:rPr>
        <w:t>250-word</w:t>
      </w:r>
      <w:r w:rsidRPr="0019520A">
        <w:rPr>
          <w:sz w:val="22"/>
        </w:rPr>
        <w:t xml:space="preserve"> report about an </w:t>
      </w:r>
      <w:r w:rsidR="0018464F" w:rsidRPr="0019520A">
        <w:rPr>
          <w:sz w:val="22"/>
        </w:rPr>
        <w:t>issue</w:t>
      </w:r>
      <w:r w:rsidRPr="0019520A">
        <w:rPr>
          <w:sz w:val="22"/>
        </w:rPr>
        <w:t xml:space="preserve"> you’ve experienced in the workplace or at school. Use at least 4 hedging related vocabulary words you learned in the prior exercises to soften the language.  You have 15 min to complete this exercise. </w:t>
      </w:r>
    </w:p>
    <w:p w14:paraId="599C3423" w14:textId="2380D91B" w:rsidR="00C92E52" w:rsidRPr="0019520A" w:rsidRDefault="00D2477D" w:rsidP="00C92E52">
      <w:pPr>
        <w:rPr>
          <w:sz w:val="22"/>
        </w:rPr>
      </w:pPr>
      <w:r w:rsidRPr="0019520A">
        <w:rPr>
          <w:noProof/>
          <w:sz w:val="22"/>
        </w:rPr>
        <mc:AlternateContent>
          <mc:Choice Requires="wps">
            <w:drawing>
              <wp:anchor distT="91440" distB="91440" distL="114300" distR="114300" simplePos="0" relativeHeight="251674112" behindDoc="0" locked="0" layoutInCell="1" allowOverlap="1" wp14:anchorId="4703441B" wp14:editId="66D5671E">
                <wp:simplePos x="0" y="0"/>
                <wp:positionH relativeFrom="page">
                  <wp:posOffset>731520</wp:posOffset>
                </wp:positionH>
                <wp:positionV relativeFrom="paragraph">
                  <wp:posOffset>94664</wp:posOffset>
                </wp:positionV>
                <wp:extent cx="5859145" cy="1441938"/>
                <wp:effectExtent l="0" t="0" r="27305" b="25400"/>
                <wp:wrapNone/>
                <wp:docPr id="1579359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9145" cy="1441938"/>
                        </a:xfrm>
                        <a:prstGeom prst="rect">
                          <a:avLst/>
                        </a:prstGeom>
                        <a:noFill/>
                        <a:ln w="9525">
                          <a:solidFill>
                            <a:schemeClr val="accent1"/>
                          </a:solidFill>
                          <a:miter lim="800000"/>
                          <a:headEnd/>
                          <a:tailEnd/>
                        </a:ln>
                      </wps:spPr>
                      <wps:txbx>
                        <w:txbxContent>
                          <w:p w14:paraId="2CFD35A2" w14:textId="77777777" w:rsidR="00D2477D" w:rsidRDefault="00D2477D" w:rsidP="00D2477D">
                            <w:pPr>
                              <w:pBdr>
                                <w:top w:val="single" w:sz="24" w:space="8" w:color="4F81BD" w:themeColor="accent1"/>
                                <w:bottom w:val="single" w:sz="24" w:space="8" w:color="4F81BD" w:themeColor="accent1"/>
                              </w:pBdr>
                              <w:spacing w:after="0"/>
                              <w:rPr>
                                <w:i/>
                                <w:iCs/>
                                <w:color w:val="4F81BD" w:themeColor="accent1"/>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3441B" id="_x0000_s1031" type="#_x0000_t202" style="position:absolute;margin-left:57.6pt;margin-top:7.45pt;width:461.35pt;height:113.55pt;z-index:25167411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" filled="f" strokecolor="#4f81bd [3204]">
                <v:textbox>
                  <w:txbxContent>
                    <w:p w14:paraId="2CFD35A2" w14:textId="77777777" w:rsidR="00D2477D" w:rsidRDefault="00D2477D" w:rsidP="00D2477D">
                      <w:pPr>
                        <w:pBdr>
                          <w:top w:val="single" w:sz="24" w:space="8" w:color="4F81BD" w:themeColor="accent1"/>
                          <w:bottom w:val="single" w:sz="24" w:space="8" w:color="4F81BD" w:themeColor="accent1"/>
                        </w:pBdr>
                        <w:spacing w:after="0"/>
                        <w:rPr>
                          <w:i/>
                          <w:iCs/>
                          <w:color w:val="4F81BD" w:themeColor="accent1"/>
                          <w:sz w:val="24"/>
                        </w:rPr>
                      </w:pPr>
                    </w:p>
                  </w:txbxContent>
                </v:textbox>
                <w10:wrap anchorx="page"/>
              </v:shape>
            </w:pict>
          </mc:Fallback>
        </mc:AlternateContent>
      </w:r>
      <w:r w:rsidR="00C92E52" w:rsidRPr="0019520A">
        <w:rPr>
          <w:noProof/>
          <w:sz w:val="22"/>
        </w:rPr>
        <mc:AlternateContent>
          <mc:Choice Requires="wps">
            <w:drawing>
              <wp:anchor distT="182880" distB="182880" distL="182880" distR="182880" simplePos="0" relativeHeight="251670016" behindDoc="0" locked="0" layoutInCell="1" allowOverlap="1" wp14:anchorId="711461DF" wp14:editId="35FBA49E">
                <wp:simplePos x="1590675" y="1304925"/>
                <wp:positionH relativeFrom="margin">
                  <wp:align>left</wp:align>
                </wp:positionH>
                <wp:positionV relativeFrom="margin">
                  <wp:posOffset>15953740</wp:posOffset>
                </wp:positionV>
                <wp:extent cx="9526772" cy="1807535"/>
                <wp:effectExtent l="0" t="0" r="0" b="2540"/>
                <wp:wrapSquare wrapText="bothSides"/>
                <wp:docPr id="607647792" name="Text Box 10" descr="Shaded sidebar with color bar accent"/>
                <wp:cNvGraphicFramePr/>
                <a:graphic xmlns:a="http://schemas.openxmlformats.org/drawingml/2006/main">
                  <a:graphicData uri="http://schemas.microsoft.com/office/word/2010/wordprocessingShape">
                    <wps:wsp>
                      <wps:cNvSpPr txBox="1"/>
                      <wps:spPr>
                        <a:xfrm>
                          <a:off x="0" y="0"/>
                          <a:ext cx="9526772" cy="180753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A2AC0" w14:textId="77777777" w:rsidR="00C92E52" w:rsidRDefault="00C92E52" w:rsidP="00C92E52">
                            <w:pPr>
                              <w:pBdr>
                                <w:left w:val="single" w:sz="72" w:space="6" w:color="4F81BD" w:themeColor="accent1"/>
                              </w:pBdr>
                              <w:tabs>
                                <w:tab w:val="right" w:leader="underscore" w:pos="31680"/>
                              </w:tabs>
                              <w:spacing w:before="160" w:after="40" w:line="480" w:lineRule="auto"/>
                              <w:ind w:right="144"/>
                              <w:rPr>
                                <w:color w:val="404040" w:themeColor="text1" w:themeTint="BF"/>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461DF" id="_x0000_s1032" type="#_x0000_t202" alt="Shaded sidebar with color bar accent" style="position:absolute;margin-left:0;margin-top:1256.2pt;width:750.15pt;height:142.35pt;z-index:251670016;visibility:visible;mso-wrap-style:square;mso-width-percent:0;mso-height-percent:0;mso-wrap-distance-left:14.4pt;mso-wrap-distance-top:14.4pt;mso-wrap-distance-right:14.4pt;mso-wrap-distance-bottom:14.4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" fillcolor="#eeece1 [3214]" stroked="f" strokeweight=".5pt">
                <v:textbox inset=",0,,0">
                  <w:txbxContent>
                    <w:p w14:paraId="216A2AC0" w14:textId="77777777" w:rsidR="00C92E52" w:rsidRDefault="00C92E52" w:rsidP="00C92E52">
                      <w:pPr>
                        <w:pBdr>
                          <w:left w:val="single" w:sz="72" w:space="6" w:color="4F81BD" w:themeColor="accent1"/>
                        </w:pBdr>
                        <w:tabs>
                          <w:tab w:val="right" w:leader="underscore" w:pos="31680"/>
                        </w:tabs>
                        <w:spacing w:before="160" w:after="40" w:line="480" w:lineRule="auto"/>
                        <w:ind w:right="144"/>
                        <w:rPr>
                          <w:color w:val="404040" w:themeColor="text1" w:themeTint="BF"/>
                        </w:rPr>
                      </w:pPr>
                    </w:p>
                  </w:txbxContent>
                </v:textbox>
                <w10:wrap type="square" anchorx="margin" anchory="margin"/>
              </v:shape>
            </w:pict>
          </mc:Fallback>
        </mc:AlternateContent>
      </w:r>
    </w:p>
    <w:p w14:paraId="5889179A" w14:textId="0AA2D2E2" w:rsidR="00C92E52" w:rsidRPr="0019520A" w:rsidRDefault="00C92E52" w:rsidP="00C92E52">
      <w:pPr>
        <w:rPr>
          <w:sz w:val="22"/>
        </w:rPr>
      </w:pPr>
    </w:p>
    <w:p w14:paraId="30663E2A" w14:textId="77777777" w:rsidR="0019520A" w:rsidRDefault="0019520A" w:rsidP="00C92E52">
      <w:pPr>
        <w:rPr>
          <w:b/>
          <w:bCs/>
          <w:sz w:val="22"/>
        </w:rPr>
      </w:pPr>
    </w:p>
    <w:p w14:paraId="0744C79C" w14:textId="77777777" w:rsidR="0019520A" w:rsidRDefault="0019520A" w:rsidP="00C92E52">
      <w:pPr>
        <w:rPr>
          <w:b/>
          <w:bCs/>
          <w:sz w:val="22"/>
        </w:rPr>
      </w:pPr>
    </w:p>
    <w:p w14:paraId="4855D7DD" w14:textId="77777777" w:rsidR="0019520A" w:rsidRDefault="0019520A" w:rsidP="00C92E52">
      <w:pPr>
        <w:rPr>
          <w:b/>
          <w:bCs/>
          <w:sz w:val="22"/>
        </w:rPr>
      </w:pPr>
    </w:p>
    <w:p w14:paraId="60DB0E20" w14:textId="77777777" w:rsidR="0019520A" w:rsidRDefault="0019520A" w:rsidP="00C92E52">
      <w:pPr>
        <w:rPr>
          <w:b/>
          <w:bCs/>
          <w:sz w:val="22"/>
        </w:rPr>
      </w:pPr>
    </w:p>
    <w:p w14:paraId="45A3547E" w14:textId="77777777" w:rsidR="00D2477D" w:rsidRDefault="00D2477D" w:rsidP="00C92E52">
      <w:pPr>
        <w:rPr>
          <w:b/>
          <w:bCs/>
          <w:sz w:val="22"/>
        </w:rPr>
      </w:pPr>
    </w:p>
    <w:p w14:paraId="0DD03393" w14:textId="7031E822" w:rsidR="00C92E52" w:rsidRPr="0019520A" w:rsidRDefault="00C92E52" w:rsidP="00C92E52">
      <w:pPr>
        <w:rPr>
          <w:b/>
          <w:bCs/>
          <w:sz w:val="22"/>
        </w:rPr>
      </w:pPr>
      <w:r w:rsidRPr="0019520A">
        <w:rPr>
          <w:b/>
          <w:bCs/>
          <w:sz w:val="22"/>
        </w:rPr>
        <w:t>Exercise 2: Share with your partner</w:t>
      </w:r>
    </w:p>
    <w:p w14:paraId="075754D7" w14:textId="77777777" w:rsidR="00C92E52" w:rsidRPr="0019520A" w:rsidRDefault="00C92E52" w:rsidP="00C92E52">
      <w:pPr>
        <w:rPr>
          <w:sz w:val="22"/>
        </w:rPr>
      </w:pPr>
      <w:r w:rsidRPr="0019520A">
        <w:rPr>
          <w:sz w:val="22"/>
        </w:rPr>
        <w:t>Take 5 min  to share your experiences with your partner. See if they can point out the hedging words that you used.</w:t>
      </w:r>
    </w:p>
    <w:p w14:paraId="3C5E65B1" w14:textId="77777777" w:rsidR="00C92E52" w:rsidRDefault="00C92E52" w:rsidP="00C92E52">
      <w:pPr>
        <w:rPr>
          <w:sz w:val="22"/>
        </w:rPr>
      </w:pPr>
    </w:p>
    <w:p w14:paraId="587591AF" w14:textId="77777777" w:rsidR="00D2477D" w:rsidRDefault="00D2477D" w:rsidP="00C92E52">
      <w:pPr>
        <w:rPr>
          <w:sz w:val="22"/>
        </w:rPr>
      </w:pPr>
    </w:p>
    <w:p w14:paraId="4A0C2778" w14:textId="77777777" w:rsidR="00D2477D" w:rsidRPr="0019520A" w:rsidRDefault="00D2477D" w:rsidP="00C92E52">
      <w:pPr>
        <w:rPr>
          <w:sz w:val="22"/>
        </w:rPr>
      </w:pPr>
    </w:p>
    <w:p w14:paraId="0C7009E0" w14:textId="77777777" w:rsidR="00C92E52" w:rsidRPr="0019520A" w:rsidRDefault="00C92E52" w:rsidP="00C92E52">
      <w:pPr>
        <w:rPr>
          <w:sz w:val="22"/>
        </w:rPr>
      </w:pPr>
      <w:r w:rsidRPr="0019520A">
        <w:rPr>
          <w:sz w:val="22"/>
        </w:rPr>
        <w:t>-------------------------------------------------------------------------------------------------------------------------------------</w:t>
      </w:r>
    </w:p>
    <w:p w14:paraId="0BA776C0" w14:textId="77777777" w:rsidR="00C92E52" w:rsidRPr="00250A46" w:rsidRDefault="00C92E52" w:rsidP="00C92E52">
      <w:pPr>
        <w:rPr>
          <w:b/>
          <w:bCs/>
          <w:szCs w:val="20"/>
        </w:rPr>
      </w:pPr>
      <w:r w:rsidRPr="00250A46">
        <w:rPr>
          <w:b/>
          <w:bCs/>
          <w:szCs w:val="20"/>
        </w:rPr>
        <w:t>Answer</w:t>
      </w:r>
      <w:r>
        <w:rPr>
          <w:b/>
          <w:bCs/>
          <w:szCs w:val="20"/>
        </w:rPr>
        <w:t xml:space="preserve"> Key: </w:t>
      </w:r>
      <w:r w:rsidRPr="00250A46">
        <w:rPr>
          <w:b/>
          <w:bCs/>
          <w:szCs w:val="20"/>
        </w:rPr>
        <w:t xml:space="preserve"> </w:t>
      </w:r>
    </w:p>
    <w:p w14:paraId="32834DA3" w14:textId="77777777" w:rsidR="00C92E52" w:rsidRPr="00250A46" w:rsidRDefault="00C92E52" w:rsidP="00C92E52">
      <w:pPr>
        <w:rPr>
          <w:b/>
          <w:bCs/>
          <w:sz w:val="16"/>
        </w:rPr>
      </w:pPr>
      <w:r>
        <w:rPr>
          <w:noProof/>
          <w:sz w:val="16"/>
        </w:rPr>
        <mc:AlternateContent>
          <mc:Choice Requires="wps">
            <w:drawing>
              <wp:anchor distT="0" distB="0" distL="114300" distR="114300" simplePos="0" relativeHeight="251674624" behindDoc="0" locked="0" layoutInCell="1" allowOverlap="1" wp14:anchorId="08CEDCD6" wp14:editId="2EEED85E">
                <wp:simplePos x="0" y="0"/>
                <wp:positionH relativeFrom="column">
                  <wp:posOffset>2353945</wp:posOffset>
                </wp:positionH>
                <wp:positionV relativeFrom="paragraph">
                  <wp:posOffset>74735</wp:posOffset>
                </wp:positionV>
                <wp:extent cx="2211070" cy="946150"/>
                <wp:effectExtent l="0" t="0" r="0" b="6350"/>
                <wp:wrapNone/>
                <wp:docPr id="1681439159" name="Text Box 2"/>
                <wp:cNvGraphicFramePr/>
                <a:graphic xmlns:a="http://schemas.openxmlformats.org/drawingml/2006/main">
                  <a:graphicData uri="http://schemas.microsoft.com/office/word/2010/wordprocessingShape">
                    <wps:wsp>
                      <wps:cNvSpPr txBox="1"/>
                      <wps:spPr>
                        <a:xfrm>
                          <a:off x="0" y="0"/>
                          <a:ext cx="2211070" cy="946150"/>
                        </a:xfrm>
                        <a:prstGeom prst="rect">
                          <a:avLst/>
                        </a:prstGeom>
                        <a:solidFill>
                          <a:schemeClr val="lt1"/>
                        </a:solidFill>
                        <a:ln w="6350">
                          <a:noFill/>
                        </a:ln>
                      </wps:spPr>
                      <wps:txbx>
                        <w:txbxContent>
                          <w:p w14:paraId="1622DE9B" w14:textId="77777777" w:rsidR="00C92E52" w:rsidRPr="00250A46" w:rsidRDefault="00C92E52" w:rsidP="00C92E52">
                            <w:pPr>
                              <w:rPr>
                                <w:sz w:val="16"/>
                                <w:szCs w:val="16"/>
                              </w:rPr>
                            </w:pPr>
                            <w:r w:rsidRPr="00250A46">
                              <w:rPr>
                                <w:sz w:val="16"/>
                                <w:szCs w:val="16"/>
                              </w:rPr>
                              <w:t>Exercise #</w:t>
                            </w:r>
                            <w:r>
                              <w:rPr>
                                <w:sz w:val="16"/>
                                <w:szCs w:val="16"/>
                              </w:rPr>
                              <w:t>2</w:t>
                            </w:r>
                            <w:r w:rsidRPr="00250A46">
                              <w:rPr>
                                <w:sz w:val="16"/>
                                <w:szCs w:val="16"/>
                              </w:rPr>
                              <w:t>:</w:t>
                            </w:r>
                          </w:p>
                          <w:p w14:paraId="52C2973B" w14:textId="77777777" w:rsidR="00C92E52" w:rsidRPr="00250A46" w:rsidRDefault="00C92E52" w:rsidP="00C92E52">
                            <w:pPr>
                              <w:rPr>
                                <w:sz w:val="16"/>
                                <w:szCs w:val="16"/>
                              </w:rPr>
                            </w:pPr>
                            <w:r w:rsidRPr="00250A46">
                              <w:rPr>
                                <w:sz w:val="16"/>
                                <w:szCs w:val="16"/>
                              </w:rPr>
                              <w:t>a -&gt; ii</w:t>
                            </w:r>
                          </w:p>
                          <w:p w14:paraId="0E309D3F" w14:textId="77777777" w:rsidR="00C92E52" w:rsidRPr="00250A46" w:rsidRDefault="00C92E52" w:rsidP="00C92E52">
                            <w:pPr>
                              <w:rPr>
                                <w:sz w:val="16"/>
                                <w:szCs w:val="16"/>
                              </w:rPr>
                            </w:pPr>
                            <w:r w:rsidRPr="00250A46">
                              <w:rPr>
                                <w:sz w:val="16"/>
                                <w:szCs w:val="16"/>
                              </w:rPr>
                              <w:t>b -&gt; iii</w:t>
                            </w:r>
                          </w:p>
                          <w:p w14:paraId="7A0D3DC5" w14:textId="77777777" w:rsidR="00C92E52" w:rsidRPr="00250A46" w:rsidRDefault="00C92E52" w:rsidP="00C92E52">
                            <w:pPr>
                              <w:rPr>
                                <w:sz w:val="16"/>
                                <w:szCs w:val="16"/>
                              </w:rPr>
                            </w:pPr>
                            <w:r w:rsidRPr="00250A46">
                              <w:rPr>
                                <w:sz w:val="16"/>
                                <w:szCs w:val="16"/>
                              </w:rPr>
                              <w:t>c -&gt; i</w:t>
                            </w:r>
                          </w:p>
                          <w:p w14:paraId="69079E22" w14:textId="77777777" w:rsidR="00C92E52" w:rsidRPr="00250A46" w:rsidRDefault="00C92E52" w:rsidP="00C92E5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EDCD6" id="_x0000_s1033" type="#_x0000_t202" style="position:absolute;margin-left:185.35pt;margin-top:5.9pt;width:174.1pt;height:7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" fillcolor="white [3201]" stroked="f" strokeweight=".5pt">
                <v:textbox>
                  <w:txbxContent>
                    <w:p w14:paraId="1622DE9B" w14:textId="77777777" w:rsidR="00C92E52" w:rsidRPr="00250A46" w:rsidRDefault="00C92E52" w:rsidP="00C92E52">
                      <w:pPr>
                        <w:rPr>
                          <w:sz w:val="16"/>
                          <w:szCs w:val="16"/>
                        </w:rPr>
                      </w:pPr>
                      <w:r w:rsidRPr="00250A46">
                        <w:rPr>
                          <w:sz w:val="16"/>
                          <w:szCs w:val="16"/>
                        </w:rPr>
                        <w:t>Exercise #</w:t>
                      </w:r>
                      <w:r>
                        <w:rPr>
                          <w:sz w:val="16"/>
                          <w:szCs w:val="16"/>
                        </w:rPr>
                        <w:t>2</w:t>
                      </w:r>
                      <w:r w:rsidRPr="00250A46">
                        <w:rPr>
                          <w:sz w:val="16"/>
                          <w:szCs w:val="16"/>
                        </w:rPr>
                        <w:t>:</w:t>
                      </w:r>
                    </w:p>
                    <w:p w14:paraId="52C2973B" w14:textId="77777777" w:rsidR="00C92E52" w:rsidRPr="00250A46" w:rsidRDefault="00C92E52" w:rsidP="00C92E52">
                      <w:pPr>
                        <w:rPr>
                          <w:sz w:val="16"/>
                          <w:szCs w:val="16"/>
                        </w:rPr>
                      </w:pPr>
                      <w:r w:rsidRPr="00250A46">
                        <w:rPr>
                          <w:sz w:val="16"/>
                          <w:szCs w:val="16"/>
                        </w:rPr>
                        <w:t>a -&gt; ii</w:t>
                      </w:r>
                    </w:p>
                    <w:p w14:paraId="0E309D3F" w14:textId="77777777" w:rsidR="00C92E52" w:rsidRPr="00250A46" w:rsidRDefault="00C92E52" w:rsidP="00C92E52">
                      <w:pPr>
                        <w:rPr>
                          <w:sz w:val="16"/>
                          <w:szCs w:val="16"/>
                        </w:rPr>
                      </w:pPr>
                      <w:r w:rsidRPr="00250A46">
                        <w:rPr>
                          <w:sz w:val="16"/>
                          <w:szCs w:val="16"/>
                        </w:rPr>
                        <w:t>b -&gt; iii</w:t>
                      </w:r>
                    </w:p>
                    <w:p w14:paraId="7A0D3DC5" w14:textId="77777777" w:rsidR="00C92E52" w:rsidRPr="00250A46" w:rsidRDefault="00C92E52" w:rsidP="00C92E52">
                      <w:pPr>
                        <w:rPr>
                          <w:sz w:val="16"/>
                          <w:szCs w:val="16"/>
                        </w:rPr>
                      </w:pPr>
                      <w:r w:rsidRPr="00250A46">
                        <w:rPr>
                          <w:sz w:val="16"/>
                          <w:szCs w:val="16"/>
                        </w:rPr>
                        <w:t>c -&gt; i</w:t>
                      </w:r>
                    </w:p>
                    <w:p w14:paraId="69079E22" w14:textId="77777777" w:rsidR="00C92E52" w:rsidRPr="00250A46" w:rsidRDefault="00C92E52" w:rsidP="00C92E52">
                      <w:pPr>
                        <w:rPr>
                          <w:sz w:val="16"/>
                          <w:szCs w:val="16"/>
                        </w:rPr>
                      </w:pPr>
                    </w:p>
                  </w:txbxContent>
                </v:textbox>
              </v:shape>
            </w:pict>
          </mc:Fallback>
        </mc:AlternateContent>
      </w:r>
      <w:r w:rsidRPr="00250A46">
        <w:rPr>
          <w:b/>
          <w:bCs/>
          <w:sz w:val="16"/>
        </w:rPr>
        <w:t>Language Focus – Part B:</w:t>
      </w:r>
    </w:p>
    <w:p w14:paraId="72462E4B" w14:textId="1D7C7781" w:rsidR="00C92E52" w:rsidRDefault="00C92E52" w:rsidP="00C92E52">
      <w:pPr>
        <w:rPr>
          <w:sz w:val="16"/>
        </w:rPr>
      </w:pPr>
      <w:r>
        <w:rPr>
          <w:sz w:val="16"/>
        </w:rPr>
        <w:t xml:space="preserve">Exercise </w:t>
      </w:r>
      <w:r w:rsidR="0018464F">
        <w:rPr>
          <w:sz w:val="16"/>
        </w:rPr>
        <w:t>#1</w:t>
      </w:r>
      <w:r>
        <w:rPr>
          <w:sz w:val="16"/>
        </w:rPr>
        <w:t xml:space="preserve">: </w:t>
      </w:r>
    </w:p>
    <w:p w14:paraId="096AE969" w14:textId="77777777" w:rsidR="00C92E52" w:rsidRPr="00250A46" w:rsidRDefault="00C92E52" w:rsidP="00C92E52">
      <w:pPr>
        <w:pStyle w:val="ListParagraph"/>
        <w:numPr>
          <w:ilvl w:val="0"/>
          <w:numId w:val="11"/>
        </w:numPr>
      </w:pPr>
      <w:r>
        <w:rPr>
          <w:sz w:val="16"/>
        </w:rPr>
        <w:t>seem</w:t>
      </w:r>
    </w:p>
    <w:p w14:paraId="658925DA" w14:textId="77777777" w:rsidR="00C92E52" w:rsidRPr="00250A46" w:rsidRDefault="00C92E52" w:rsidP="00C92E52">
      <w:pPr>
        <w:pStyle w:val="ListParagraph"/>
        <w:numPr>
          <w:ilvl w:val="0"/>
          <w:numId w:val="11"/>
        </w:numPr>
      </w:pPr>
      <w:r>
        <w:rPr>
          <w:sz w:val="16"/>
        </w:rPr>
        <w:t>appears</w:t>
      </w:r>
    </w:p>
    <w:p w14:paraId="597E0BB0" w14:textId="77777777" w:rsidR="00C92E52" w:rsidRPr="00250A46" w:rsidRDefault="00C92E52" w:rsidP="00C92E52">
      <w:pPr>
        <w:pStyle w:val="ListParagraph"/>
        <w:numPr>
          <w:ilvl w:val="0"/>
          <w:numId w:val="11"/>
        </w:numPr>
      </w:pPr>
      <w:r>
        <w:rPr>
          <w:sz w:val="16"/>
        </w:rPr>
        <w:t>arguably</w:t>
      </w:r>
    </w:p>
    <w:p w14:paraId="53934391" w14:textId="77777777" w:rsidR="00C92E52" w:rsidRPr="00250A46" w:rsidRDefault="00C92E52" w:rsidP="00C92E52">
      <w:pPr>
        <w:pStyle w:val="ListParagraph"/>
        <w:numPr>
          <w:ilvl w:val="0"/>
          <w:numId w:val="11"/>
        </w:numPr>
      </w:pPr>
      <w:r>
        <w:rPr>
          <w:sz w:val="16"/>
        </w:rPr>
        <w:t>might</w:t>
      </w:r>
    </w:p>
    <w:p w14:paraId="5393E957" w14:textId="77777777" w:rsidR="00C92E52" w:rsidRDefault="00C92E52" w:rsidP="00C92E52">
      <w:pPr>
        <w:rPr>
          <w:sz w:val="16"/>
        </w:rPr>
      </w:pPr>
    </w:p>
    <w:p w14:paraId="6C6B9C5F" w14:textId="77777777" w:rsidR="00C92E52" w:rsidRPr="00250A46" w:rsidRDefault="00C92E52" w:rsidP="00C92E52">
      <w:pPr>
        <w:rPr>
          <w:b/>
          <w:bCs/>
          <w:sz w:val="16"/>
        </w:rPr>
      </w:pPr>
      <w:r w:rsidRPr="00250A46">
        <w:rPr>
          <w:b/>
          <w:bCs/>
          <w:sz w:val="16"/>
        </w:rPr>
        <w:t xml:space="preserve">Read – Part C: </w:t>
      </w:r>
    </w:p>
    <w:p w14:paraId="1BBBA32F" w14:textId="6239B039" w:rsidR="003B6E93" w:rsidRDefault="00C92E52" w:rsidP="0018464F">
      <w:pPr>
        <w:rPr>
          <w:sz w:val="16"/>
        </w:rPr>
      </w:pPr>
      <w:r>
        <w:rPr>
          <w:sz w:val="16"/>
        </w:rPr>
        <w:t>Hedging vocabulary in the article include: suggest, may, seems, might, appears</w:t>
      </w:r>
    </w:p>
    <w:p w14:paraId="74607AF8" w14:textId="77777777" w:rsidR="00B82BF3" w:rsidRDefault="00B82BF3" w:rsidP="0018464F">
      <w:pPr>
        <w:rPr>
          <w:sz w:val="16"/>
        </w:rPr>
      </w:pPr>
    </w:p>
    <w:p w14:paraId="0D0EF091" w14:textId="77777777" w:rsidR="00B82BF3" w:rsidRDefault="00B82BF3" w:rsidP="0018464F">
      <w:pPr>
        <w:rPr>
          <w:sz w:val="16"/>
        </w:rPr>
      </w:pPr>
    </w:p>
    <w:p w14:paraId="6A5D3524" w14:textId="77777777" w:rsidR="00B82BF3" w:rsidRDefault="00B82BF3" w:rsidP="0018464F">
      <w:pPr>
        <w:rPr>
          <w:sz w:val="16"/>
        </w:rPr>
      </w:pPr>
    </w:p>
    <w:p w14:paraId="0695F20D" w14:textId="77777777" w:rsidR="00B82BF3" w:rsidRDefault="00B82BF3" w:rsidP="0018464F">
      <w:pPr>
        <w:rPr>
          <w:sz w:val="16"/>
        </w:rPr>
      </w:pPr>
    </w:p>
    <w:p w14:paraId="0BB74BF3" w14:textId="77777777" w:rsidR="00B82BF3" w:rsidRDefault="00B82BF3" w:rsidP="0018464F">
      <w:pPr>
        <w:rPr>
          <w:sz w:val="16"/>
        </w:rPr>
      </w:pPr>
    </w:p>
    <w:p w14:paraId="41A37DC2" w14:textId="77777777" w:rsidR="00B82BF3" w:rsidRDefault="00B82BF3" w:rsidP="0018464F">
      <w:pPr>
        <w:rPr>
          <w:sz w:val="16"/>
        </w:rPr>
      </w:pPr>
    </w:p>
    <w:p w14:paraId="31FEF63A" w14:textId="77777777" w:rsidR="00B82BF3" w:rsidRDefault="00B82BF3" w:rsidP="0018464F">
      <w:pPr>
        <w:rPr>
          <w:sz w:val="16"/>
        </w:rPr>
      </w:pPr>
    </w:p>
    <w:p w14:paraId="2BD8DDFB" w14:textId="77777777" w:rsidR="00B82BF3" w:rsidRDefault="00B82BF3" w:rsidP="0018464F">
      <w:pPr>
        <w:rPr>
          <w:sz w:val="16"/>
        </w:rPr>
      </w:pPr>
    </w:p>
    <w:p w14:paraId="63E62A16" w14:textId="77777777" w:rsidR="00B82BF3" w:rsidRDefault="00B82BF3" w:rsidP="0018464F">
      <w:pPr>
        <w:rPr>
          <w:sz w:val="16"/>
        </w:rPr>
      </w:pPr>
    </w:p>
    <w:p w14:paraId="09077F22" w14:textId="77777777" w:rsidR="00B82BF3" w:rsidRDefault="00B82BF3" w:rsidP="0018464F">
      <w:pPr>
        <w:rPr>
          <w:sz w:val="16"/>
        </w:rPr>
      </w:pPr>
    </w:p>
    <w:p w14:paraId="72FB48C0" w14:textId="77777777" w:rsidR="00B82BF3" w:rsidRDefault="00B82BF3" w:rsidP="0018464F">
      <w:pPr>
        <w:rPr>
          <w:sz w:val="16"/>
        </w:rPr>
      </w:pPr>
    </w:p>
    <w:p w14:paraId="2C0A69B0" w14:textId="77777777" w:rsidR="00B82BF3" w:rsidRDefault="00B82BF3" w:rsidP="0018464F">
      <w:pPr>
        <w:rPr>
          <w:sz w:val="16"/>
        </w:rPr>
      </w:pPr>
    </w:p>
    <w:p w14:paraId="636CC2AA" w14:textId="77777777" w:rsidR="00B82BF3" w:rsidRDefault="00B82BF3" w:rsidP="0018464F">
      <w:pPr>
        <w:rPr>
          <w:sz w:val="16"/>
        </w:rPr>
      </w:pPr>
    </w:p>
    <w:p w14:paraId="44E8B6C2" w14:textId="77777777" w:rsidR="00B82BF3" w:rsidRDefault="00B82BF3" w:rsidP="0018464F">
      <w:pPr>
        <w:rPr>
          <w:sz w:val="16"/>
        </w:rPr>
      </w:pPr>
    </w:p>
    <w:p w14:paraId="6664EC1A" w14:textId="77777777" w:rsidR="00B82BF3" w:rsidRDefault="00B82BF3" w:rsidP="0018464F">
      <w:pPr>
        <w:rPr>
          <w:sz w:val="16"/>
        </w:rPr>
      </w:pPr>
    </w:p>
    <w:p w14:paraId="6CEE586A" w14:textId="77777777" w:rsidR="00B82BF3" w:rsidRDefault="00B82BF3" w:rsidP="0018464F">
      <w:pPr>
        <w:rPr>
          <w:sz w:val="16"/>
        </w:rPr>
      </w:pPr>
    </w:p>
    <w:p w14:paraId="6353350A" w14:textId="77777777" w:rsidR="00B82BF3" w:rsidRDefault="00B82BF3" w:rsidP="0018464F">
      <w:pPr>
        <w:rPr>
          <w:sz w:val="16"/>
        </w:rPr>
      </w:pPr>
    </w:p>
    <w:p w14:paraId="07EC6F85" w14:textId="77777777" w:rsidR="00B82BF3" w:rsidRDefault="00B82BF3" w:rsidP="0018464F">
      <w:pPr>
        <w:rPr>
          <w:sz w:val="16"/>
        </w:rPr>
      </w:pPr>
    </w:p>
    <w:p w14:paraId="63515AA2" w14:textId="77777777" w:rsidR="00B82BF3" w:rsidRDefault="00B82BF3" w:rsidP="0018464F">
      <w:pPr>
        <w:rPr>
          <w:sz w:val="16"/>
        </w:rPr>
      </w:pPr>
    </w:p>
    <w:p w14:paraId="30168407" w14:textId="77777777" w:rsidR="00B82BF3" w:rsidRDefault="00B82BF3" w:rsidP="0018464F">
      <w:pPr>
        <w:rPr>
          <w:sz w:val="16"/>
        </w:rPr>
      </w:pPr>
    </w:p>
    <w:p w14:paraId="59BEB22E" w14:textId="77777777" w:rsidR="00B82BF3" w:rsidRDefault="00B82BF3" w:rsidP="0018464F">
      <w:pPr>
        <w:rPr>
          <w:sz w:val="16"/>
        </w:rPr>
      </w:pPr>
    </w:p>
    <w:p w14:paraId="71770EEC" w14:textId="77777777" w:rsidR="00B82BF3" w:rsidRDefault="00B82BF3" w:rsidP="0018464F">
      <w:pPr>
        <w:rPr>
          <w:sz w:val="16"/>
        </w:rPr>
      </w:pPr>
    </w:p>
    <w:p w14:paraId="144CF35F" w14:textId="77777777" w:rsidR="00B82BF3" w:rsidRDefault="00B82BF3" w:rsidP="0018464F">
      <w:pPr>
        <w:rPr>
          <w:sz w:val="16"/>
        </w:rPr>
      </w:pPr>
    </w:p>
    <w:p w14:paraId="03C2717F" w14:textId="77777777" w:rsidR="00B82BF3" w:rsidRDefault="00B82BF3" w:rsidP="0018464F">
      <w:pPr>
        <w:rPr>
          <w:sz w:val="16"/>
        </w:rPr>
      </w:pPr>
    </w:p>
    <w:p w14:paraId="79B91565" w14:textId="77777777" w:rsidR="00B82BF3" w:rsidRDefault="00B82BF3" w:rsidP="0018464F">
      <w:pPr>
        <w:rPr>
          <w:sz w:val="16"/>
        </w:rPr>
      </w:pPr>
    </w:p>
    <w:p w14:paraId="0448AE4E" w14:textId="77777777" w:rsidR="00B82BF3" w:rsidRDefault="00B82BF3" w:rsidP="0018464F">
      <w:pPr>
        <w:rPr>
          <w:sz w:val="16"/>
        </w:rPr>
      </w:pPr>
    </w:p>
    <w:p w14:paraId="66639336" w14:textId="77777777" w:rsidR="00B82BF3" w:rsidRDefault="00B82BF3" w:rsidP="0018464F">
      <w:pPr>
        <w:rPr>
          <w:sz w:val="16"/>
        </w:rPr>
      </w:pPr>
    </w:p>
    <w:p w14:paraId="2468B8D4" w14:textId="77777777" w:rsidR="00B82BF3" w:rsidRDefault="00B82BF3" w:rsidP="0018464F">
      <w:pPr>
        <w:rPr>
          <w:sz w:val="16"/>
        </w:rPr>
      </w:pPr>
    </w:p>
    <w:p w14:paraId="4785C5A1" w14:textId="77777777" w:rsidR="00B82BF3" w:rsidRDefault="00B82BF3" w:rsidP="0018464F">
      <w:pPr>
        <w:rPr>
          <w:sz w:val="16"/>
        </w:rPr>
      </w:pPr>
    </w:p>
    <w:p w14:paraId="580BFEFB" w14:textId="77777777" w:rsidR="00B82BF3" w:rsidRDefault="00B82BF3" w:rsidP="0018464F">
      <w:pPr>
        <w:rPr>
          <w:sz w:val="16"/>
        </w:rPr>
      </w:pPr>
    </w:p>
    <w:p w14:paraId="3CBD8596" w14:textId="77777777" w:rsidR="00D2477D" w:rsidRDefault="00D2477D" w:rsidP="00F010E5">
      <w:pPr>
        <w:jc w:val="center"/>
        <w:rPr>
          <w:b/>
          <w:color w:val="4F81BD" w:themeColor="accent1"/>
          <w:sz w:val="32"/>
        </w:rPr>
      </w:pPr>
    </w:p>
    <w:p w14:paraId="0A155A32" w14:textId="77777777" w:rsidR="00D2477D" w:rsidRDefault="00D2477D" w:rsidP="00F010E5">
      <w:pPr>
        <w:jc w:val="center"/>
        <w:rPr>
          <w:b/>
          <w:color w:val="4F81BD" w:themeColor="accent1"/>
          <w:sz w:val="32"/>
        </w:rPr>
      </w:pPr>
    </w:p>
    <w:p w14:paraId="6D034AB3" w14:textId="4DBA95E5" w:rsidR="00F010E5" w:rsidRPr="006671D0" w:rsidRDefault="00F010E5" w:rsidP="00F010E5">
      <w:pPr>
        <w:jc w:val="center"/>
        <w:rPr>
          <w:color w:val="4F81BD" w:themeColor="accent1"/>
        </w:rPr>
      </w:pPr>
      <w:r w:rsidRPr="006671D0">
        <w:rPr>
          <w:b/>
          <w:color w:val="4F81BD" w:themeColor="accent1"/>
          <w:sz w:val="32"/>
        </w:rPr>
        <w:lastRenderedPageBreak/>
        <w:t>Editorial Style Memo</w:t>
      </w:r>
    </w:p>
    <w:p w14:paraId="3255B5D5" w14:textId="77777777" w:rsidR="00F010E5" w:rsidRPr="00F010E5" w:rsidRDefault="00F010E5" w:rsidP="00F010E5">
      <w:pPr>
        <w:rPr>
          <w:color w:val="4F81BD" w:themeColor="accent1"/>
          <w:sz w:val="28"/>
          <w:szCs w:val="28"/>
        </w:rPr>
      </w:pPr>
      <w:r w:rsidRPr="00F010E5">
        <w:rPr>
          <w:b/>
          <w:color w:val="4F81BD" w:themeColor="accent1"/>
          <w:sz w:val="28"/>
          <w:szCs w:val="28"/>
        </w:rPr>
        <w:t>Overview</w:t>
      </w:r>
    </w:p>
    <w:p w14:paraId="1D2D6926" w14:textId="77777777" w:rsidR="00F010E5" w:rsidRPr="006671D0" w:rsidRDefault="00F010E5" w:rsidP="00F010E5">
      <w:pPr>
        <w:rPr>
          <w:sz w:val="22"/>
        </w:rPr>
      </w:pPr>
      <w:r w:rsidRPr="006671D0">
        <w:rPr>
          <w:sz w:val="22"/>
        </w:rPr>
        <w:t>The draft had a sound topic but several issues that would slow learners and teachers: an objective that could not be observed, tasks in an order that did not build knowledge, instructions that were unclear or inconsistent, two content errors in the language box, and an input text with no hedging in it. Below are the main decisions I made and the style rules I applied.</w:t>
      </w:r>
    </w:p>
    <w:p w14:paraId="72279631" w14:textId="77777777" w:rsidR="00F010E5" w:rsidRPr="00F010E5" w:rsidRDefault="00F010E5" w:rsidP="00F010E5">
      <w:pPr>
        <w:rPr>
          <w:color w:val="4F81BD" w:themeColor="accent1"/>
          <w:sz w:val="28"/>
          <w:szCs w:val="28"/>
        </w:rPr>
      </w:pPr>
      <w:r w:rsidRPr="00F010E5">
        <w:rPr>
          <w:b/>
          <w:color w:val="4F81BD" w:themeColor="accent1"/>
          <w:sz w:val="28"/>
          <w:szCs w:val="28"/>
        </w:rPr>
        <w:t>Key decisions</w:t>
      </w:r>
    </w:p>
    <w:p w14:paraId="73B9C943" w14:textId="77777777" w:rsidR="00F010E5" w:rsidRPr="006671D0" w:rsidRDefault="00F010E5" w:rsidP="00F010E5">
      <w:pPr>
        <w:pStyle w:val="ListBullet"/>
        <w:spacing w:after="80"/>
        <w:rPr>
          <w:sz w:val="22"/>
        </w:rPr>
      </w:pPr>
      <w:r w:rsidRPr="006671D0">
        <w:rPr>
          <w:b/>
          <w:bCs/>
          <w:color w:val="4F81BD" w:themeColor="accent1"/>
          <w:sz w:val="22"/>
        </w:rPr>
        <w:t>Objective</w:t>
      </w:r>
      <w:r w:rsidRPr="006671D0">
        <w:rPr>
          <w:sz w:val="22"/>
        </w:rPr>
        <w:t>: Rewrote the single vague aim (“understand… and appreciate”) as three observable can-do statements with parallel verbs (identify, illustrate, compose) that match the tasks.</w:t>
      </w:r>
    </w:p>
    <w:p w14:paraId="396B0C19" w14:textId="77777777" w:rsidR="00F010E5" w:rsidRPr="006671D0" w:rsidRDefault="00F010E5" w:rsidP="00F010E5">
      <w:pPr>
        <w:pStyle w:val="ListBullet"/>
        <w:spacing w:after="80"/>
        <w:rPr>
          <w:sz w:val="22"/>
        </w:rPr>
      </w:pPr>
      <w:r w:rsidRPr="006671D0">
        <w:rPr>
          <w:b/>
          <w:bCs/>
          <w:color w:val="4F81BD" w:themeColor="accent1"/>
          <w:sz w:val="22"/>
        </w:rPr>
        <w:t>Sequence of Lesson Sections:</w:t>
      </w:r>
      <w:r w:rsidRPr="006671D0">
        <w:rPr>
          <w:color w:val="4F81BD" w:themeColor="accent1"/>
          <w:sz w:val="22"/>
        </w:rPr>
        <w:t xml:space="preserve"> </w:t>
      </w:r>
      <w:r w:rsidRPr="006671D0">
        <w:rPr>
          <w:sz w:val="22"/>
        </w:rPr>
        <w:t>Moved Reading Practice after Language Focus so learners encounter hedging language before they are asked to find it in a text. The lesson now runs warm-up, language focus, controlled practice, reading, then writing.</w:t>
      </w:r>
    </w:p>
    <w:p w14:paraId="5ABBDF31" w14:textId="77777777" w:rsidR="00F010E5" w:rsidRPr="006671D0" w:rsidRDefault="00F010E5" w:rsidP="00F010E5">
      <w:pPr>
        <w:pStyle w:val="ListBullet"/>
        <w:spacing w:after="80"/>
        <w:rPr>
          <w:sz w:val="22"/>
        </w:rPr>
      </w:pPr>
      <w:r w:rsidRPr="006671D0">
        <w:rPr>
          <w:b/>
          <w:bCs/>
          <w:color w:val="4F81BD" w:themeColor="accent1"/>
          <w:sz w:val="22"/>
        </w:rPr>
        <w:t>Content accuracy:</w:t>
      </w:r>
      <w:r w:rsidRPr="006671D0">
        <w:rPr>
          <w:color w:val="4F81BD" w:themeColor="accent1"/>
          <w:sz w:val="22"/>
        </w:rPr>
        <w:t xml:space="preserve"> </w:t>
      </w:r>
      <w:r w:rsidRPr="006671D0">
        <w:rPr>
          <w:sz w:val="22"/>
        </w:rPr>
        <w:t>Removed “will” as a hedge (as it expresses certainty) and replaced it with “would.” Removed “tend to” from the modal list because it is a verb phrase, not a modal verb.</w:t>
      </w:r>
    </w:p>
    <w:p w14:paraId="746E38E8" w14:textId="77777777" w:rsidR="00F010E5" w:rsidRPr="006671D0" w:rsidRDefault="00F010E5" w:rsidP="00F010E5">
      <w:pPr>
        <w:pStyle w:val="ListBullet"/>
        <w:spacing w:after="80"/>
        <w:rPr>
          <w:sz w:val="22"/>
        </w:rPr>
      </w:pPr>
      <w:r w:rsidRPr="006671D0">
        <w:rPr>
          <w:b/>
          <w:bCs/>
          <w:color w:val="4F81BD" w:themeColor="accent1"/>
          <w:sz w:val="22"/>
        </w:rPr>
        <w:t>Input text</w:t>
      </w:r>
      <w:r w:rsidRPr="006671D0">
        <w:rPr>
          <w:color w:val="4F81BD" w:themeColor="accent1"/>
          <w:sz w:val="22"/>
        </w:rPr>
        <w:t xml:space="preserve">: </w:t>
      </w:r>
      <w:r w:rsidRPr="006671D0">
        <w:rPr>
          <w:sz w:val="22"/>
        </w:rPr>
        <w:t>The reading extract contained only direct language, so Task C could not work as written. I rewrote it with hedges (suggest, may, often appear to, seems likely, might) and left the survey sentence factual to avoid over-hedging.</w:t>
      </w:r>
    </w:p>
    <w:p w14:paraId="438A21E1" w14:textId="77777777" w:rsidR="00F010E5" w:rsidRPr="006671D0" w:rsidRDefault="00F010E5" w:rsidP="00F010E5">
      <w:pPr>
        <w:pStyle w:val="ListBullet"/>
        <w:spacing w:after="80"/>
        <w:rPr>
          <w:sz w:val="22"/>
        </w:rPr>
      </w:pPr>
      <w:r w:rsidRPr="006671D0">
        <w:rPr>
          <w:b/>
          <w:bCs/>
          <w:color w:val="4F81BD" w:themeColor="accent1"/>
          <w:sz w:val="22"/>
        </w:rPr>
        <w:t>Timing and grouping:</w:t>
      </w:r>
      <w:r w:rsidRPr="006671D0">
        <w:rPr>
          <w:color w:val="4F81BD" w:themeColor="accent1"/>
          <w:sz w:val="22"/>
        </w:rPr>
        <w:t xml:space="preserve"> </w:t>
      </w:r>
      <w:r w:rsidRPr="006671D0">
        <w:rPr>
          <w:sz w:val="22"/>
        </w:rPr>
        <w:t>Added a time allotment to each section and stated pair or solo work in every instruction to avoid students from getting confused.</w:t>
      </w:r>
    </w:p>
    <w:p w14:paraId="2542897C" w14:textId="77777777" w:rsidR="00F010E5" w:rsidRPr="006671D0" w:rsidRDefault="00F010E5" w:rsidP="00F010E5">
      <w:pPr>
        <w:pStyle w:val="ListBullet"/>
        <w:spacing w:after="80"/>
        <w:rPr>
          <w:sz w:val="22"/>
        </w:rPr>
      </w:pPr>
      <w:r w:rsidRPr="006671D0">
        <w:rPr>
          <w:b/>
          <w:bCs/>
          <w:color w:val="4F81BD" w:themeColor="accent1"/>
          <w:sz w:val="22"/>
        </w:rPr>
        <w:t>Writing task</w:t>
      </w:r>
      <w:r w:rsidRPr="006671D0">
        <w:rPr>
          <w:b/>
          <w:bCs/>
          <w:sz w:val="22"/>
        </w:rPr>
        <w:t>:</w:t>
      </w:r>
      <w:r w:rsidRPr="006671D0">
        <w:rPr>
          <w:sz w:val="22"/>
        </w:rPr>
        <w:t xml:space="preserve"> Split into an individual drafting stage and a partner-sharing stage, reduced the length from 500 to 250 words, and added a clear criterion (at least four hedges).</w:t>
      </w:r>
    </w:p>
    <w:p w14:paraId="04A11E3C" w14:textId="77777777" w:rsidR="00F010E5" w:rsidRPr="006671D0" w:rsidRDefault="00F010E5" w:rsidP="00F010E5">
      <w:pPr>
        <w:pStyle w:val="ListBullet"/>
        <w:spacing w:after="80"/>
        <w:rPr>
          <w:sz w:val="22"/>
        </w:rPr>
      </w:pPr>
      <w:r w:rsidRPr="006671D0">
        <w:rPr>
          <w:b/>
          <w:bCs/>
          <w:color w:val="4F81BD" w:themeColor="accent1"/>
          <w:sz w:val="22"/>
        </w:rPr>
        <w:t>Answer key:</w:t>
      </w:r>
      <w:r w:rsidRPr="006671D0">
        <w:rPr>
          <w:color w:val="4F81BD" w:themeColor="accent1"/>
          <w:sz w:val="22"/>
        </w:rPr>
        <w:t xml:space="preserve"> </w:t>
      </w:r>
      <w:r w:rsidRPr="006671D0">
        <w:rPr>
          <w:sz w:val="22"/>
        </w:rPr>
        <w:t>Updated to match the revised exercises and renumbered exercises.</w:t>
      </w:r>
    </w:p>
    <w:p w14:paraId="239456B4" w14:textId="77777777" w:rsidR="00F010E5" w:rsidRPr="00F010E5" w:rsidRDefault="00F010E5" w:rsidP="00F010E5">
      <w:pPr>
        <w:rPr>
          <w:color w:val="4F81BD" w:themeColor="accent1"/>
          <w:sz w:val="28"/>
          <w:szCs w:val="28"/>
        </w:rPr>
      </w:pPr>
      <w:r w:rsidRPr="00F010E5">
        <w:rPr>
          <w:b/>
          <w:color w:val="4F81BD" w:themeColor="accent1"/>
          <w:sz w:val="28"/>
          <w:szCs w:val="28"/>
        </w:rPr>
        <w:t>Style rules applied</w:t>
      </w:r>
    </w:p>
    <w:p w14:paraId="0CCF0C70" w14:textId="77777777" w:rsidR="00F010E5" w:rsidRPr="006671D0" w:rsidRDefault="00F010E5" w:rsidP="00F010E5">
      <w:pPr>
        <w:pStyle w:val="ListBullet"/>
        <w:spacing w:after="80"/>
        <w:rPr>
          <w:sz w:val="22"/>
        </w:rPr>
      </w:pPr>
      <w:r w:rsidRPr="006671D0">
        <w:rPr>
          <w:b/>
          <w:bCs/>
          <w:color w:val="4F81BD" w:themeColor="accent1"/>
          <w:sz w:val="22"/>
        </w:rPr>
        <w:t>Terminology</w:t>
      </w:r>
      <w:r w:rsidRPr="006671D0">
        <w:rPr>
          <w:sz w:val="22"/>
        </w:rPr>
        <w:t>: “hedging” and “hedging language” for the key concept; “softening” and “cautious language” kept only as listed alternative terms.</w:t>
      </w:r>
    </w:p>
    <w:p w14:paraId="7E1CDE61" w14:textId="77777777" w:rsidR="00F010E5" w:rsidRPr="006671D0" w:rsidRDefault="00F010E5" w:rsidP="00F010E5">
      <w:pPr>
        <w:pStyle w:val="ListBullet"/>
        <w:spacing w:after="80"/>
        <w:rPr>
          <w:sz w:val="22"/>
        </w:rPr>
      </w:pPr>
      <w:r w:rsidRPr="006671D0">
        <w:rPr>
          <w:b/>
          <w:bCs/>
          <w:color w:val="4F81BD" w:themeColor="accent1"/>
          <w:sz w:val="22"/>
        </w:rPr>
        <w:t>Exercise labels</w:t>
      </w:r>
      <w:r w:rsidRPr="006671D0">
        <w:rPr>
          <w:sz w:val="22"/>
        </w:rPr>
        <w:t>: sequential numbering (Exercise 1, 2), with the task type in parentheses (Fill in the Blank, Matching).</w:t>
      </w:r>
    </w:p>
    <w:p w14:paraId="348C2A32" w14:textId="77777777" w:rsidR="00F010E5" w:rsidRPr="006671D0" w:rsidRDefault="00F010E5" w:rsidP="00F010E5">
      <w:pPr>
        <w:pStyle w:val="ListBullet"/>
        <w:spacing w:after="80"/>
        <w:rPr>
          <w:sz w:val="22"/>
        </w:rPr>
      </w:pPr>
      <w:r w:rsidRPr="006671D0">
        <w:rPr>
          <w:b/>
          <w:bCs/>
          <w:color w:val="4F81BD" w:themeColor="accent1"/>
          <w:sz w:val="22"/>
        </w:rPr>
        <w:t>Headings:</w:t>
      </w:r>
      <w:r w:rsidRPr="006671D0">
        <w:rPr>
          <w:color w:val="4F81BD" w:themeColor="accent1"/>
          <w:sz w:val="22"/>
        </w:rPr>
        <w:t xml:space="preserve"> </w:t>
      </w:r>
      <w:r w:rsidRPr="006671D0">
        <w:rPr>
          <w:sz w:val="22"/>
        </w:rPr>
        <w:t>title case; section letters (A–D) in lesson order.</w:t>
      </w:r>
    </w:p>
    <w:p w14:paraId="003B9CDB" w14:textId="77777777" w:rsidR="00F010E5" w:rsidRPr="006671D0" w:rsidRDefault="00F010E5" w:rsidP="00F010E5">
      <w:pPr>
        <w:pStyle w:val="ListBullet"/>
        <w:spacing w:after="80"/>
        <w:rPr>
          <w:sz w:val="22"/>
        </w:rPr>
      </w:pPr>
      <w:r w:rsidRPr="006671D0">
        <w:rPr>
          <w:b/>
          <w:bCs/>
          <w:color w:val="4F81BD" w:themeColor="accent1"/>
          <w:sz w:val="22"/>
        </w:rPr>
        <w:t>Instructions</w:t>
      </w:r>
      <w:r w:rsidRPr="006671D0">
        <w:rPr>
          <w:sz w:val="22"/>
        </w:rPr>
        <w:t>: short imperative sentences that includes one task per sentence.</w:t>
      </w:r>
    </w:p>
    <w:p w14:paraId="09FD2520" w14:textId="77777777" w:rsidR="00F010E5" w:rsidRPr="006671D0" w:rsidRDefault="00F010E5" w:rsidP="00F010E5">
      <w:pPr>
        <w:pStyle w:val="ListBullet"/>
        <w:spacing w:after="80"/>
        <w:rPr>
          <w:sz w:val="22"/>
        </w:rPr>
      </w:pPr>
      <w:r w:rsidRPr="006671D0">
        <w:rPr>
          <w:b/>
          <w:bCs/>
          <w:color w:val="4F81BD" w:themeColor="accent1"/>
          <w:sz w:val="22"/>
        </w:rPr>
        <w:t>Mechanics</w:t>
      </w:r>
      <w:r w:rsidRPr="006671D0">
        <w:rPr>
          <w:sz w:val="22"/>
        </w:rPr>
        <w:t>: “250-word report” hyphenated as a compound modifier; “its” vs. “it’s” corrected; “underline all the…” corrected; exclamation marks removed for a neutral register.</w:t>
      </w:r>
    </w:p>
    <w:p w14:paraId="4F85EC81" w14:textId="77777777" w:rsidR="00F010E5" w:rsidRPr="006671D0" w:rsidRDefault="00F010E5" w:rsidP="00F010E5">
      <w:pPr>
        <w:pStyle w:val="ListBullet"/>
        <w:spacing w:after="80"/>
        <w:rPr>
          <w:sz w:val="22"/>
        </w:rPr>
      </w:pPr>
      <w:r w:rsidRPr="006671D0">
        <w:rPr>
          <w:b/>
          <w:bCs/>
          <w:color w:val="4F81BD" w:themeColor="accent1"/>
          <w:sz w:val="22"/>
        </w:rPr>
        <w:t>Accessibility</w:t>
      </w:r>
      <w:r w:rsidRPr="006671D0">
        <w:rPr>
          <w:sz w:val="22"/>
        </w:rPr>
        <w:t>: “red pens” noted as a possible issue for colour-blind learners; suggest allowing “underline or circle.”</w:t>
      </w:r>
    </w:p>
    <w:p w14:paraId="229AF3B2" w14:textId="77777777" w:rsidR="00F010E5" w:rsidRPr="00F010E5" w:rsidRDefault="00F010E5" w:rsidP="00F010E5">
      <w:pPr>
        <w:rPr>
          <w:color w:val="4F81BD" w:themeColor="accent1"/>
          <w:sz w:val="28"/>
          <w:szCs w:val="28"/>
        </w:rPr>
      </w:pPr>
      <w:r w:rsidRPr="00F010E5">
        <w:rPr>
          <w:b/>
          <w:color w:val="4F81BD" w:themeColor="accent1"/>
          <w:sz w:val="28"/>
          <w:szCs w:val="28"/>
        </w:rPr>
        <w:t>Queries for the author (theoretical)</w:t>
      </w:r>
    </w:p>
    <w:p w14:paraId="2D83BC32" w14:textId="77777777" w:rsidR="00F010E5" w:rsidRPr="006671D0" w:rsidRDefault="00F010E5" w:rsidP="00F010E5">
      <w:pPr>
        <w:pStyle w:val="ListBullet"/>
        <w:spacing w:after="80"/>
        <w:rPr>
          <w:sz w:val="22"/>
        </w:rPr>
      </w:pPr>
      <w:r w:rsidRPr="006671D0">
        <w:rPr>
          <w:sz w:val="22"/>
        </w:rPr>
        <w:t>Please confirm that the 250-word target and the four-hedge minimum suit your learners.</w:t>
      </w:r>
    </w:p>
    <w:p w14:paraId="31D79D69" w14:textId="77777777" w:rsidR="00F010E5" w:rsidRPr="006671D0" w:rsidRDefault="00F010E5" w:rsidP="00F010E5">
      <w:pPr>
        <w:pStyle w:val="ListBullet"/>
        <w:spacing w:after="80"/>
        <w:rPr>
          <w:sz w:val="22"/>
        </w:rPr>
      </w:pPr>
      <w:r w:rsidRPr="006671D0">
        <w:rPr>
          <w:sz w:val="22"/>
        </w:rPr>
        <w:t>Should the answer key note that other hedges in the extract (many, often, likely) are acceptable?</w:t>
      </w:r>
    </w:p>
    <w:p w14:paraId="37BE976B" w14:textId="77777777" w:rsidR="00F010E5" w:rsidRPr="006671D0" w:rsidRDefault="00F010E5" w:rsidP="00F010E5">
      <w:pPr>
        <w:pStyle w:val="ListBullet"/>
        <w:spacing w:after="80"/>
        <w:rPr>
          <w:sz w:val="22"/>
        </w:rPr>
      </w:pPr>
      <w:r w:rsidRPr="006671D0">
        <w:rPr>
          <w:sz w:val="22"/>
        </w:rPr>
        <w:t>Would you consider adding nouns, adjectives and fixed phrases (for example, “it could be argued”) to the language box for C1?</w:t>
      </w:r>
    </w:p>
    <w:p w14:paraId="3DCD67DA" w14:textId="77777777" w:rsidR="00E40A3D" w:rsidRPr="00E40A3D" w:rsidRDefault="00E40A3D" w:rsidP="00E40A3D">
      <w:pPr>
        <w:pStyle w:val="ListBullet"/>
        <w:numPr>
          <w:ilvl w:val="0"/>
          <w:numId w:val="0"/>
        </w:numPr>
        <w:jc w:val="center"/>
        <w:rPr>
          <w:b/>
          <w:bCs/>
          <w:color w:val="4F81BD" w:themeColor="accent1"/>
          <w:sz w:val="32"/>
          <w:szCs w:val="32"/>
        </w:rPr>
      </w:pPr>
      <w:r w:rsidRPr="00E40A3D">
        <w:rPr>
          <w:b/>
          <w:bCs/>
          <w:color w:val="4F81BD" w:themeColor="accent1"/>
          <w:sz w:val="32"/>
          <w:szCs w:val="32"/>
        </w:rPr>
        <w:lastRenderedPageBreak/>
        <w:t>Credits &amp; Attributions</w:t>
      </w:r>
    </w:p>
    <w:p w14:paraId="2C35C786" w14:textId="77777777" w:rsidR="00E40A3D" w:rsidRDefault="00E40A3D" w:rsidP="00E40A3D">
      <w:pPr>
        <w:pStyle w:val="ListBullet"/>
        <w:numPr>
          <w:ilvl w:val="0"/>
          <w:numId w:val="0"/>
        </w:numPr>
        <w:rPr>
          <w:b/>
          <w:bCs/>
          <w:color w:val="4F81BD" w:themeColor="accent1"/>
          <w:sz w:val="28"/>
          <w:szCs w:val="28"/>
        </w:rPr>
      </w:pPr>
    </w:p>
    <w:p w14:paraId="0C15F0CA" w14:textId="652A8B7B" w:rsidR="00E40A3D" w:rsidRPr="00E40A3D" w:rsidRDefault="00E40A3D" w:rsidP="00E40A3D">
      <w:pPr>
        <w:pStyle w:val="ListBullet"/>
        <w:numPr>
          <w:ilvl w:val="0"/>
          <w:numId w:val="0"/>
        </w:numPr>
        <w:rPr>
          <w:b/>
          <w:bCs/>
          <w:color w:val="4F81BD" w:themeColor="accent1"/>
          <w:sz w:val="28"/>
          <w:szCs w:val="28"/>
        </w:rPr>
      </w:pPr>
      <w:r w:rsidRPr="00E40A3D">
        <w:rPr>
          <w:b/>
          <w:bCs/>
          <w:color w:val="4F81BD" w:themeColor="accent1"/>
          <w:sz w:val="28"/>
          <w:szCs w:val="28"/>
        </w:rPr>
        <w:t>Worksheet Content</w:t>
      </w:r>
    </w:p>
    <w:p w14:paraId="40C319A6" w14:textId="77777777" w:rsidR="00E40A3D" w:rsidRPr="00E40A3D" w:rsidRDefault="00E40A3D" w:rsidP="00E40A3D">
      <w:pPr>
        <w:pStyle w:val="ListBullet"/>
        <w:numPr>
          <w:ilvl w:val="0"/>
          <w:numId w:val="0"/>
        </w:numPr>
        <w:rPr>
          <w:sz w:val="22"/>
        </w:rPr>
      </w:pPr>
      <w:r w:rsidRPr="00E40A3D">
        <w:rPr>
          <w:sz w:val="22"/>
        </w:rPr>
        <w:t>The original flawed worksheet (“Unit 7: Sounding Cautious in Academic and Professional Discussions”) was created for this portfolio sample. Its errors were introduced deliberately for editing demonstration purposes. Draft generated with AI assistance (Perplexity AI), based on topic, CEFR level, and content direction specified by the author.</w:t>
      </w:r>
    </w:p>
    <w:p w14:paraId="5CA33798" w14:textId="77777777" w:rsidR="00E40A3D" w:rsidRPr="00E40A3D" w:rsidRDefault="00E40A3D" w:rsidP="00E40A3D">
      <w:pPr>
        <w:pStyle w:val="ListBullet"/>
        <w:numPr>
          <w:ilvl w:val="0"/>
          <w:numId w:val="0"/>
        </w:numPr>
        <w:rPr>
          <w:sz w:val="22"/>
        </w:rPr>
      </w:pPr>
    </w:p>
    <w:p w14:paraId="17BBCBDA" w14:textId="68AD5503" w:rsidR="00E40A3D" w:rsidRPr="00E40A3D" w:rsidRDefault="00E40A3D" w:rsidP="00E40A3D">
      <w:pPr>
        <w:pStyle w:val="ListBullet"/>
        <w:numPr>
          <w:ilvl w:val="0"/>
          <w:numId w:val="0"/>
        </w:numPr>
        <w:rPr>
          <w:b/>
          <w:bCs/>
          <w:color w:val="4F81BD" w:themeColor="accent1"/>
          <w:sz w:val="28"/>
          <w:szCs w:val="28"/>
        </w:rPr>
      </w:pPr>
      <w:r w:rsidRPr="00E40A3D">
        <w:rPr>
          <w:b/>
          <w:bCs/>
          <w:color w:val="4F81BD" w:themeColor="accent1"/>
          <w:sz w:val="28"/>
          <w:szCs w:val="28"/>
        </w:rPr>
        <w:t>Editing and Final Version</w:t>
      </w:r>
    </w:p>
    <w:p w14:paraId="1A8815CE" w14:textId="77777777" w:rsidR="00E40A3D" w:rsidRPr="00E40A3D" w:rsidRDefault="00E40A3D" w:rsidP="00E40A3D">
      <w:pPr>
        <w:pStyle w:val="ListBullet"/>
        <w:numPr>
          <w:ilvl w:val="0"/>
          <w:numId w:val="0"/>
        </w:numPr>
        <w:rPr>
          <w:sz w:val="22"/>
        </w:rPr>
      </w:pPr>
      <w:r w:rsidRPr="00E40A3D">
        <w:rPr>
          <w:sz w:val="22"/>
        </w:rPr>
        <w:t>All tracked changes, comments, the revised worksheet, the answer key, and the style memo were produced by Carmen Khoury. AI assistance (Perplexity AI) was used for feedback on the draft; final editorial decisions were reviewed and approved by Carmen Khoury.</w:t>
      </w:r>
    </w:p>
    <w:p w14:paraId="06E9AEA4" w14:textId="77777777" w:rsidR="00E40A3D" w:rsidRPr="00E40A3D" w:rsidRDefault="00E40A3D" w:rsidP="00E40A3D">
      <w:pPr>
        <w:pStyle w:val="ListBullet"/>
        <w:numPr>
          <w:ilvl w:val="0"/>
          <w:numId w:val="0"/>
        </w:numPr>
        <w:rPr>
          <w:sz w:val="22"/>
        </w:rPr>
      </w:pPr>
    </w:p>
    <w:p w14:paraId="71B94EBC" w14:textId="7C98A472" w:rsidR="00E40A3D" w:rsidRPr="00E40A3D" w:rsidRDefault="00E40A3D" w:rsidP="00E40A3D">
      <w:pPr>
        <w:pStyle w:val="ListBullet"/>
        <w:numPr>
          <w:ilvl w:val="0"/>
          <w:numId w:val="0"/>
        </w:numPr>
        <w:rPr>
          <w:b/>
          <w:bCs/>
          <w:color w:val="4F81BD" w:themeColor="accent1"/>
          <w:sz w:val="28"/>
          <w:szCs w:val="28"/>
        </w:rPr>
      </w:pPr>
      <w:r w:rsidRPr="00E40A3D">
        <w:rPr>
          <w:b/>
          <w:bCs/>
          <w:color w:val="4F81BD" w:themeColor="accent1"/>
          <w:sz w:val="28"/>
          <w:szCs w:val="28"/>
        </w:rPr>
        <w:t>Images</w:t>
      </w:r>
    </w:p>
    <w:p w14:paraId="6D0E6666" w14:textId="77777777" w:rsidR="00E40A3D" w:rsidRPr="00E40A3D" w:rsidRDefault="00E40A3D" w:rsidP="00E40A3D">
      <w:pPr>
        <w:pStyle w:val="ListBullet"/>
        <w:numPr>
          <w:ilvl w:val="0"/>
          <w:numId w:val="0"/>
        </w:numPr>
        <w:rPr>
          <w:sz w:val="22"/>
        </w:rPr>
      </w:pPr>
      <w:r w:rsidRPr="00E40A3D">
        <w:rPr>
          <w:sz w:val="22"/>
        </w:rPr>
        <w:t>No images or third-party assets were used in this resource.</w:t>
      </w:r>
    </w:p>
    <w:p w14:paraId="44D9D658" w14:textId="77777777" w:rsidR="00E40A3D" w:rsidRPr="00E40A3D" w:rsidRDefault="00E40A3D" w:rsidP="00E40A3D">
      <w:pPr>
        <w:pStyle w:val="ListBullet"/>
        <w:numPr>
          <w:ilvl w:val="0"/>
          <w:numId w:val="0"/>
        </w:numPr>
        <w:rPr>
          <w:sz w:val="22"/>
        </w:rPr>
      </w:pPr>
    </w:p>
    <w:p w14:paraId="5C7B4AAB" w14:textId="4DDD7B8E" w:rsidR="00E40A3D" w:rsidRPr="00E40A3D" w:rsidRDefault="00E40A3D" w:rsidP="00E40A3D">
      <w:pPr>
        <w:pStyle w:val="ListBullet"/>
        <w:numPr>
          <w:ilvl w:val="0"/>
          <w:numId w:val="0"/>
        </w:numPr>
        <w:rPr>
          <w:b/>
          <w:bCs/>
          <w:color w:val="4F81BD" w:themeColor="accent1"/>
          <w:sz w:val="28"/>
          <w:szCs w:val="28"/>
        </w:rPr>
      </w:pPr>
      <w:r w:rsidRPr="00E40A3D">
        <w:rPr>
          <w:b/>
          <w:bCs/>
          <w:color w:val="4F81BD" w:themeColor="accent1"/>
          <w:sz w:val="28"/>
          <w:szCs w:val="28"/>
        </w:rPr>
        <w:t>Software</w:t>
      </w:r>
    </w:p>
    <w:p w14:paraId="00EC6674" w14:textId="77777777" w:rsidR="00E40A3D" w:rsidRPr="00E40A3D" w:rsidRDefault="00E40A3D" w:rsidP="00E40A3D">
      <w:pPr>
        <w:pStyle w:val="ListBullet"/>
        <w:numPr>
          <w:ilvl w:val="0"/>
          <w:numId w:val="0"/>
        </w:numPr>
        <w:rPr>
          <w:sz w:val="22"/>
        </w:rPr>
      </w:pPr>
      <w:r w:rsidRPr="00E40A3D">
        <w:rPr>
          <w:sz w:val="22"/>
        </w:rPr>
        <w:t>Edited in Microsoft Word using Track Changes and Comments.</w:t>
      </w:r>
    </w:p>
    <w:p w14:paraId="7C58AEAB" w14:textId="77777777" w:rsidR="00B82BF3" w:rsidRPr="0018464F" w:rsidRDefault="00B82BF3" w:rsidP="0018464F">
      <w:pPr>
        <w:rPr>
          <w:sz w:val="16"/>
        </w:rPr>
      </w:pPr>
    </w:p>
    <w:sectPr w:rsidR="00B82BF3" w:rsidRPr="0018464F" w:rsidSect="003B6E93">
      <w:headerReference w:type="default" r:id="rId13"/>
      <w:footerReference w:type="default" r:id="rId14"/>
      <w:headerReference w:type="first" r:id="rId15"/>
      <w:footerReference w:type="first" r:id="rId16"/>
      <w:pgSz w:w="12240" w:h="15840"/>
      <w:pgMar w:top="864" w:right="1152" w:bottom="864" w:left="1152"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Carmen Khoury" w:date="2026-10-19T16:42:00Z" w:initials="CK">
    <w:p w14:paraId="42158941" w14:textId="77777777" w:rsidR="000B3BFC" w:rsidRDefault="000B3BFC" w:rsidP="004C01BE">
      <w:pPr>
        <w:pStyle w:val="CommentText"/>
      </w:pPr>
      <w:r>
        <w:rPr>
          <w:rStyle w:val="CommentReference"/>
        </w:rPr>
        <w:annotationRef/>
      </w:r>
      <w:r>
        <w:t>Time marks included in each of the 4 major sections of the lesson to help students better track their progress/not fall behind.</w:t>
      </w:r>
    </w:p>
  </w:comment>
  <w:comment w:id="98" w:author="Carmen Khoury" w:date="2026-10-19T16:43:00Z" w:initials="CK">
    <w:p w14:paraId="4F3F6A04" w14:textId="77777777" w:rsidR="000B3BFC" w:rsidRDefault="000B3BFC" w:rsidP="000B3BFC">
      <w:pPr>
        <w:pStyle w:val="CommentText"/>
      </w:pPr>
      <w:r>
        <w:rPr>
          <w:rStyle w:val="CommentReference"/>
        </w:rPr>
        <w:annotationRef/>
      </w:r>
      <w:r>
        <w:t>Two mistakes caught in the original doc:</w:t>
      </w:r>
    </w:p>
    <w:p w14:paraId="4ED2E867" w14:textId="77777777" w:rsidR="000B3BFC" w:rsidRDefault="000B3BFC" w:rsidP="000B3BFC">
      <w:pPr>
        <w:pStyle w:val="CommentText"/>
        <w:numPr>
          <w:ilvl w:val="0"/>
          <w:numId w:val="12"/>
        </w:numPr>
      </w:pPr>
      <w:r>
        <w:t>Will isn’t a modal verb, more so a verb of certainty. ‘Would’ replaced it.</w:t>
      </w:r>
    </w:p>
    <w:p w14:paraId="0C2AA62A" w14:textId="77777777" w:rsidR="000B3BFC" w:rsidRDefault="000B3BFC" w:rsidP="000B3BFC">
      <w:pPr>
        <w:pStyle w:val="CommentText"/>
        <w:numPr>
          <w:ilvl w:val="0"/>
          <w:numId w:val="12"/>
        </w:numPr>
      </w:pPr>
      <w:r>
        <w:t>‘Tend to’ is more so a verbal phrase rather than a verb. Removed from the list.</w:t>
      </w:r>
    </w:p>
  </w:comment>
  <w:comment w:id="151" w:author="Carmen Khoury" w:date="2026-10-19T16:45:00Z" w:initials="CK">
    <w:p w14:paraId="5B355E91" w14:textId="77777777" w:rsidR="000B3BFC" w:rsidRDefault="000B3BFC" w:rsidP="009A15BC">
      <w:pPr>
        <w:pStyle w:val="CommentText"/>
      </w:pPr>
      <w:r>
        <w:rPr>
          <w:rStyle w:val="CommentReference"/>
        </w:rPr>
        <w:annotationRef/>
      </w:r>
      <w:r>
        <w:t>Instructions to this exercise were made more clear. In addition, all of the options were expanded/take up more space to where students can easily match the statement with it’s applicable hedging language.</w:t>
      </w:r>
    </w:p>
  </w:comment>
  <w:comment w:id="214" w:author="Carmen Khoury" w:date="2026-10-19T16:56:00Z" w:initials="CK">
    <w:p w14:paraId="2979BB31" w14:textId="77777777" w:rsidR="000B3BFC" w:rsidRDefault="000B3BFC" w:rsidP="000B3BFC">
      <w:pPr>
        <w:pStyle w:val="CommentText"/>
      </w:pPr>
      <w:r>
        <w:rPr>
          <w:rStyle w:val="CommentReference"/>
        </w:rPr>
        <w:annotationRef/>
      </w:r>
      <w:r>
        <w:t xml:space="preserve">Reading exercise-2 main changes made: </w:t>
      </w:r>
    </w:p>
    <w:p w14:paraId="3E0F0A76" w14:textId="77777777" w:rsidR="000B3BFC" w:rsidRDefault="000B3BFC" w:rsidP="000B3BFC">
      <w:pPr>
        <w:pStyle w:val="CommentText"/>
        <w:numPr>
          <w:ilvl w:val="0"/>
          <w:numId w:val="13"/>
        </w:numPr>
      </w:pPr>
      <w:r>
        <w:t>Moved after language focus exercise - Main reason is that students need prior knowledge of hedging language to be able to identify it n the text.</w:t>
      </w:r>
    </w:p>
    <w:p w14:paraId="62112B87" w14:textId="77777777" w:rsidR="000B3BFC" w:rsidRDefault="000B3BFC" w:rsidP="000B3BFC">
      <w:pPr>
        <w:pStyle w:val="CommentText"/>
        <w:numPr>
          <w:ilvl w:val="0"/>
          <w:numId w:val="13"/>
        </w:numPr>
      </w:pPr>
      <w:r>
        <w:t>Text included high amounts of direct language. Replaced with counter-part hedging language.</w:t>
      </w:r>
    </w:p>
    <w:p w14:paraId="47BFD201" w14:textId="77777777" w:rsidR="000B3BFC" w:rsidRDefault="000B3BFC" w:rsidP="000B3BFC">
      <w:pPr>
        <w:pStyle w:val="CommentText"/>
      </w:pPr>
      <w:r>
        <w:br/>
      </w:r>
      <w:r>
        <w:br/>
      </w:r>
    </w:p>
  </w:comment>
  <w:comment w:id="279" w:author="Carmen Khoury" w:date="2026-10-19T16:58:00Z" w:initials="CK">
    <w:p w14:paraId="24E842C9" w14:textId="77777777" w:rsidR="000B3BFC" w:rsidRDefault="000B3BFC" w:rsidP="000B3BFC">
      <w:pPr>
        <w:pStyle w:val="CommentText"/>
      </w:pPr>
      <w:r>
        <w:rPr>
          <w:rStyle w:val="CommentReference"/>
        </w:rPr>
        <w:annotationRef/>
      </w:r>
      <w:r>
        <w:t>Writing Practice split into 2 parts.</w:t>
      </w:r>
    </w:p>
    <w:p w14:paraId="7D56EB5D" w14:textId="77777777" w:rsidR="000B3BFC" w:rsidRDefault="000B3BFC" w:rsidP="000B3BFC">
      <w:pPr>
        <w:pStyle w:val="CommentText"/>
      </w:pPr>
      <w:r>
        <w:t>-&gt; First part allows student to focus on writing a 250 word text about their own experiences using an explicit number of hedging related words.</w:t>
      </w:r>
    </w:p>
    <w:p w14:paraId="0A904088" w14:textId="77777777" w:rsidR="000B3BFC" w:rsidRDefault="000B3BFC" w:rsidP="000B3BFC">
      <w:pPr>
        <w:pStyle w:val="CommentText"/>
      </w:pPr>
      <w:r>
        <w:t>-&gt; Second part encourages students to share their report with their partner and to look for hedging words used in one another’s text.</w:t>
      </w:r>
    </w:p>
  </w:comment>
  <w:comment w:id="338" w:author="Carmen Khoury" w:date="2026-10-19T16:59:00Z" w:initials="CK">
    <w:p w14:paraId="5B084AB1" w14:textId="77777777" w:rsidR="000B3BFC" w:rsidRDefault="000B3BFC" w:rsidP="007C02F1">
      <w:pPr>
        <w:pStyle w:val="CommentText"/>
      </w:pPr>
      <w:r>
        <w:rPr>
          <w:rStyle w:val="CommentReference"/>
        </w:rPr>
        <w:annotationRef/>
      </w:r>
      <w:r>
        <w:t>Answer key adjusted to include the correct answers and to be made more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58941" w15:done="0"/>
  <w15:commentEx w15:paraId="0C2AA62A" w15:done="0"/>
  <w15:commentEx w15:paraId="5B355E91" w15:done="0"/>
  <w15:commentEx w15:paraId="47BFD201" w15:done="0"/>
  <w15:commentEx w15:paraId="0A904088" w15:done="0"/>
  <w15:commentEx w15:paraId="5B084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2DDAA" w16cex:dateUtc="2026-10-19T23:42:00Z"/>
  <w16cex:commentExtensible w16cex:durableId="6A5890C3" w16cex:dateUtc="2026-10-19T23:43:00Z"/>
  <w16cex:commentExtensible w16cex:durableId="3B42F104" w16cex:dateUtc="2026-10-19T23:45:00Z"/>
  <w16cex:commentExtensible w16cex:durableId="3EAFD8DC" w16cex:dateUtc="2026-10-19T23:56:00Z"/>
  <w16cex:commentExtensible w16cex:durableId="21F37C66" w16cex:dateUtc="2026-10-19T23:58:00Z"/>
  <w16cex:commentExtensible w16cex:durableId="4A85ABC5" w16cex:dateUtc="2026-10-19T2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58941" w16cid:durableId="05E2DDAA"/>
  <w16cid:commentId w16cid:paraId="0C2AA62A" w16cid:durableId="6A5890C3"/>
  <w16cid:commentId w16cid:paraId="5B355E91" w16cid:durableId="3B42F104"/>
  <w16cid:commentId w16cid:paraId="47BFD201" w16cid:durableId="3EAFD8DC"/>
  <w16cid:commentId w16cid:paraId="0A904088" w16cid:durableId="21F37C66"/>
  <w16cid:commentId w16cid:paraId="5B084AB1" w16cid:durableId="4A85A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9258" w14:textId="77777777" w:rsidR="00EC71B2" w:rsidRDefault="00EC71B2" w:rsidP="00594EE9">
      <w:pPr>
        <w:spacing w:after="0" w:line="240" w:lineRule="auto"/>
      </w:pPr>
      <w:r>
        <w:separator/>
      </w:r>
    </w:p>
  </w:endnote>
  <w:endnote w:type="continuationSeparator" w:id="0">
    <w:p w14:paraId="0E5AEC9A" w14:textId="77777777" w:rsidR="00EC71B2" w:rsidRDefault="00EC71B2" w:rsidP="00594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4D04" w14:textId="77777777" w:rsidR="003B6E93" w:rsidRPr="0007466E" w:rsidRDefault="003B6E93" w:rsidP="003B6E93">
    <w:pPr>
      <w:spacing w:after="0"/>
      <w:jc w:val="center"/>
    </w:pPr>
    <w:r w:rsidRPr="00000D73">
      <w:rPr>
        <w:rFonts w:eastAsia="Calibri" w:cs="Calibri"/>
        <w:i/>
        <w:color w:val="000000"/>
        <w:szCs w:val="20"/>
      </w:rPr>
      <w:t>Atlantis Learning Archives</w:t>
    </w:r>
    <w:r w:rsidRPr="00000D73">
      <w:rPr>
        <w:rFonts w:eastAsia="Calibri" w:cs="Calibri"/>
        <w:i/>
        <w:iCs/>
        <w:color w:val="7F7F7F"/>
        <w:szCs w:val="20"/>
      </w:rPr>
      <w:t xml:space="preserve"> | </w:t>
    </w:r>
    <w:r w:rsidRPr="00000D73">
      <w:rPr>
        <w:rFonts w:eastAsia="Calibri" w:cs="Calibri"/>
        <w:i/>
        <w:color w:val="000000"/>
        <w:szCs w:val="20"/>
      </w:rPr>
      <w:t>A project by Carmen Khoury | © 2026</w:t>
    </w:r>
  </w:p>
  <w:p w14:paraId="3A2A651A" w14:textId="77777777" w:rsidR="00594EE9" w:rsidRDefault="00594E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6670" w14:textId="77777777" w:rsidR="001317C7" w:rsidRPr="0007466E" w:rsidRDefault="001317C7" w:rsidP="001317C7">
    <w:pPr>
      <w:spacing w:after="0"/>
      <w:jc w:val="center"/>
    </w:pPr>
    <w:r w:rsidRPr="00000D73">
      <w:rPr>
        <w:rFonts w:eastAsia="Calibri" w:cs="Calibri"/>
        <w:i/>
        <w:color w:val="000000"/>
        <w:szCs w:val="20"/>
      </w:rPr>
      <w:t>Atlantis Learning Archives</w:t>
    </w:r>
    <w:r w:rsidRPr="00000D73">
      <w:rPr>
        <w:rFonts w:eastAsia="Calibri" w:cs="Calibri"/>
        <w:i/>
        <w:iCs/>
        <w:color w:val="7F7F7F"/>
        <w:szCs w:val="20"/>
      </w:rPr>
      <w:t xml:space="preserve"> | </w:t>
    </w:r>
    <w:r w:rsidRPr="00000D73">
      <w:rPr>
        <w:rFonts w:eastAsia="Calibri" w:cs="Calibri"/>
        <w:i/>
        <w:color w:val="000000"/>
        <w:szCs w:val="20"/>
      </w:rPr>
      <w:t>A project by Carmen Khoury | © 2026</w:t>
    </w:r>
  </w:p>
  <w:p w14:paraId="59B87A3E" w14:textId="77777777" w:rsidR="001317C7" w:rsidRDefault="00131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E8D1" w14:textId="77777777" w:rsidR="00EC71B2" w:rsidRDefault="00EC71B2" w:rsidP="00594EE9">
      <w:pPr>
        <w:spacing w:after="0" w:line="240" w:lineRule="auto"/>
      </w:pPr>
      <w:r>
        <w:separator/>
      </w:r>
    </w:p>
  </w:footnote>
  <w:footnote w:type="continuationSeparator" w:id="0">
    <w:p w14:paraId="1181A741" w14:textId="77777777" w:rsidR="00EC71B2" w:rsidRDefault="00EC71B2" w:rsidP="00594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CCDD" w14:textId="77777777" w:rsidR="00F67354" w:rsidRPr="009D2652" w:rsidRDefault="00F67354" w:rsidP="00F67354">
    <w:pPr>
      <w:pStyle w:val="Header"/>
      <w:tabs>
        <w:tab w:val="clear" w:pos="4680"/>
        <w:tab w:val="clear" w:pos="9360"/>
      </w:tabs>
      <w:rPr>
        <w:color w:val="2C7FCE"/>
      </w:rPr>
    </w:pPr>
    <w:r w:rsidRPr="00DF107D">
      <w:rPr>
        <w:noProof/>
      </w:rPr>
      <w:drawing>
        <wp:inline distT="0" distB="0" distL="0" distR="0" wp14:anchorId="6CA61792" wp14:editId="3AE31B59">
          <wp:extent cx="419100" cy="400050"/>
          <wp:effectExtent l="0" t="0" r="0" b="0"/>
          <wp:docPr id="3549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Pr>
        <w:noProof/>
      </w:rPr>
      <mc:AlternateContent>
        <mc:Choice Requires="wpg">
          <w:drawing>
            <wp:anchor distT="0" distB="0" distL="114300" distR="114300" simplePos="0" relativeHeight="251662336" behindDoc="0" locked="0" layoutInCell="1" allowOverlap="1" wp14:anchorId="359D00F8" wp14:editId="633B098D">
              <wp:simplePos x="0" y="0"/>
              <wp:positionH relativeFrom="page">
                <wp:posOffset>6629400</wp:posOffset>
              </wp:positionH>
              <wp:positionV relativeFrom="page">
                <wp:posOffset>284480</wp:posOffset>
              </wp:positionV>
              <wp:extent cx="731520" cy="740410"/>
              <wp:effectExtent l="0" t="0" r="0" b="2540"/>
              <wp:wrapNone/>
              <wp:docPr id="79796466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740410"/>
                        <a:chOff x="0" y="12192"/>
                        <a:chExt cx="731747" cy="746642"/>
                      </a:xfrm>
                    </wpg:grpSpPr>
                    <wps:wsp>
                      <wps:cNvPr id="1366406660"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1910675685"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43012435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2019465833"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5013141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449126267" name="Text Box 449126267"/>
                      <wps:cNvSpPr txBox="1"/>
                      <wps:spPr>
                        <a:xfrm>
                          <a:off x="73152" y="12192"/>
                          <a:ext cx="356346" cy="350148"/>
                        </a:xfrm>
                        <a:prstGeom prst="rect">
                          <a:avLst/>
                        </a:prstGeom>
                        <a:noFill/>
                        <a:ln w="6350">
                          <a:noFill/>
                        </a:ln>
                        <a:effectLst/>
                      </wps:spPr>
                      <wps:txbx>
                        <w:txbxContent>
                          <w:p w14:paraId="21A4A370" w14:textId="77777777" w:rsidR="00F67354" w:rsidRDefault="00F67354" w:rsidP="00F67354">
                            <w:pPr>
                              <w:jc w:val="right"/>
                            </w:pPr>
                            <w:r w:rsidRPr="009D2652">
                              <w:rPr>
                                <w:color w:val="2C7FCE"/>
                              </w:rPr>
                              <w:fldChar w:fldCharType="begin"/>
                            </w:r>
                            <w:r w:rsidRPr="009D2652">
                              <w:rPr>
                                <w:color w:val="2C7FCE"/>
                              </w:rPr>
                              <w:instrText xml:space="preserve"> PAGE   \* MERGEFORMAT </w:instrText>
                            </w:r>
                            <w:r w:rsidRPr="009D2652">
                              <w:rPr>
                                <w:color w:val="2C7FCE"/>
                              </w:rPr>
                              <w:fldChar w:fldCharType="separate"/>
                            </w:r>
                            <w:r w:rsidRPr="009D2652">
                              <w:rPr>
                                <w:noProof/>
                                <w:color w:val="2C7FCE"/>
                              </w:rPr>
                              <w:t>2</w:t>
                            </w:r>
                            <w:r w:rsidRPr="009D2652">
                              <w:rPr>
                                <w:color w:val="2C7FCE"/>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9D00F8" id="Group 9" o:spid="_x0000_s1034" style="position:absolute;margin-left:522pt;margin-top:22.4pt;width:57.6pt;height:58.3pt;z-index:251662336;mso-position-horizontal-relative:page;mso-position-vertical-relative:page;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">
              <v:shape id="Freeform 71" o:spid="_x0000_s1035"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" path="m,420r,l416,r4,l,420xe" fillcolor="#2d7fcf" stroked="f">
                <v:path arrowok="t" o:connecttype="custom" o:connectlocs="0,473242;0,473242;471071,0;475601,0;0,473242" o:connectangles="0,0,0,0,0"/>
              </v:shape>
              <v:shape id="Freeform 72" o:spid="_x0000_s1036"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" path="m,526r,l522,r4,4l,526xe" fillcolor="#2d7fcf" stroked="f">
                <v:path arrowok="t" o:connecttype="custom" o:connectlocs="0,592679;0,592679;591104,0;595634,4507;0,592679" o:connectangles="0,0,0,0,0"/>
              </v:shape>
              <v:shape id="Freeform 73" o:spid="_x0000_s1037"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" path="m,517r,-5l513,r4,l,517xe" fillcolor="#2d7fcf" stroked="f">
                <v:path arrowok="t" o:connecttype="custom" o:connectlocs="0,582539;0,576905;580913,0;585443,0;0,582539" o:connectangles="0,0,0,0,0"/>
              </v:shape>
              <v:shape id="Freeform 74" o:spid="_x0000_s1038"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" path="m,462r,l457,r4,5l,462xe" fillcolor="#2d7fcf" stroked="f">
                <v:path arrowok="t" o:connecttype="custom" o:connectlocs="0,520566;0,520566;517499,0;522029,5634;0,520566" o:connectangles="0,0,0,0,0"/>
              </v:shape>
              <v:shape id="Freeform 75" o:spid="_x0000_s1039"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" path="m5,641r-5,l642,r4,l5,641xe" fillcolor="#2d7fcf"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449126267" o:spid="_x0000_s1040"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" filled="f" stroked="f" strokeweight=".5pt">
                <v:textbox inset="0,0,0,0">
                  <w:txbxContent>
                    <w:p w14:paraId="21A4A370" w14:textId="77777777" w:rsidR="00F67354" w:rsidRDefault="00F67354" w:rsidP="00F67354">
                      <w:pPr>
                        <w:jc w:val="right"/>
                      </w:pPr>
                      <w:r w:rsidRPr="009D2652">
                        <w:rPr>
                          <w:color w:val="2C7FCE"/>
                        </w:rPr>
                        <w:fldChar w:fldCharType="begin"/>
                      </w:r>
                      <w:r w:rsidRPr="009D2652">
                        <w:rPr>
                          <w:color w:val="2C7FCE"/>
                        </w:rPr>
                        <w:instrText xml:space="preserve"> PAGE   \* MERGEFORMAT </w:instrText>
                      </w:r>
                      <w:r w:rsidRPr="009D2652">
                        <w:rPr>
                          <w:color w:val="2C7FCE"/>
                        </w:rPr>
                        <w:fldChar w:fldCharType="separate"/>
                      </w:r>
                      <w:r w:rsidRPr="009D2652">
                        <w:rPr>
                          <w:noProof/>
                          <w:color w:val="2C7FCE"/>
                        </w:rPr>
                        <w:t>2</w:t>
                      </w:r>
                      <w:r w:rsidRPr="009D2652">
                        <w:rPr>
                          <w:color w:val="2C7FCE"/>
                        </w:rPr>
                        <w:fldChar w:fldCharType="end"/>
                      </w:r>
                    </w:p>
                  </w:txbxContent>
                </v:textbox>
              </v:shape>
              <w10:wrap anchorx="page" anchory="page"/>
            </v:group>
          </w:pict>
        </mc:Fallback>
      </mc:AlternateContent>
    </w:r>
  </w:p>
  <w:p w14:paraId="4AD8EBC9" w14:textId="77777777" w:rsidR="00F67354" w:rsidRDefault="00F67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889A" w14:textId="77777777" w:rsidR="00F67354" w:rsidRPr="009D2652" w:rsidRDefault="00F67354" w:rsidP="00F67354">
    <w:pPr>
      <w:pStyle w:val="Header"/>
      <w:tabs>
        <w:tab w:val="clear" w:pos="4680"/>
        <w:tab w:val="clear" w:pos="9360"/>
      </w:tabs>
      <w:rPr>
        <w:color w:val="2C7FCE"/>
      </w:rPr>
    </w:pPr>
    <w:r w:rsidRPr="00DF107D">
      <w:rPr>
        <w:noProof/>
      </w:rPr>
      <w:drawing>
        <wp:inline distT="0" distB="0" distL="0" distR="0" wp14:anchorId="6B7E55B5" wp14:editId="68AAF1D2">
          <wp:extent cx="419100" cy="400050"/>
          <wp:effectExtent l="0" t="0" r="0" b="0"/>
          <wp:docPr id="3704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Pr>
        <w:noProof/>
      </w:rPr>
      <mc:AlternateContent>
        <mc:Choice Requires="wpg">
          <w:drawing>
            <wp:anchor distT="0" distB="0" distL="114300" distR="114300" simplePos="0" relativeHeight="251659264" behindDoc="0" locked="0" layoutInCell="1" allowOverlap="1" wp14:anchorId="010BE2E1" wp14:editId="400B8032">
              <wp:simplePos x="0" y="0"/>
              <wp:positionH relativeFrom="page">
                <wp:posOffset>6629400</wp:posOffset>
              </wp:positionH>
              <wp:positionV relativeFrom="page">
                <wp:posOffset>284480</wp:posOffset>
              </wp:positionV>
              <wp:extent cx="731520" cy="740410"/>
              <wp:effectExtent l="0" t="0" r="0" b="2540"/>
              <wp:wrapNone/>
              <wp:docPr id="212099029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740410"/>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rgbClr val="0E2841">
                            <a:lumMod val="60000"/>
                            <a:lumOff val="40000"/>
                          </a:srgb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txbx>
                        <w:txbxContent>
                          <w:p w14:paraId="07DA3C72" w14:textId="77777777" w:rsidR="00F67354" w:rsidRDefault="00F67354" w:rsidP="00F67354">
                            <w:pPr>
                              <w:jc w:val="right"/>
                            </w:pPr>
                            <w:r w:rsidRPr="009D2652">
                              <w:rPr>
                                <w:color w:val="2C7FCE"/>
                              </w:rPr>
                              <w:fldChar w:fldCharType="begin"/>
                            </w:r>
                            <w:r w:rsidRPr="009D2652">
                              <w:rPr>
                                <w:color w:val="2C7FCE"/>
                              </w:rPr>
                              <w:instrText xml:space="preserve"> PAGE   \* MERGEFORMAT </w:instrText>
                            </w:r>
                            <w:r w:rsidRPr="009D2652">
                              <w:rPr>
                                <w:color w:val="2C7FCE"/>
                              </w:rPr>
                              <w:fldChar w:fldCharType="separate"/>
                            </w:r>
                            <w:r w:rsidRPr="009D2652">
                              <w:rPr>
                                <w:noProof/>
                                <w:color w:val="2C7FCE"/>
                              </w:rPr>
                              <w:t>2</w:t>
                            </w:r>
                            <w:r w:rsidRPr="009D2652">
                              <w:rPr>
                                <w:color w:val="2C7FCE"/>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0BE2E1" id="_x0000_s1041" style="position:absolute;margin-left:522pt;margin-top:22.4pt;width:57.6pt;height:58.3pt;z-index:251659264;mso-position-horizontal-relative:page;mso-position-vertical-relative:page;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">
              <v:shape id="Freeform 71" o:spid="_x0000_s1042"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" path="m,420r,l416,r4,l,420xe" fillcolor="#2d7fcf" stroked="f">
                <v:path arrowok="t" o:connecttype="custom" o:connectlocs="0,473242;0,473242;471071,0;475601,0;0,473242" o:connectangles="0,0,0,0,0"/>
              </v:shape>
              <v:shape id="Freeform 72" o:spid="_x0000_s1043"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" path="m,526r,l522,r4,4l,526xe" fillcolor="#2d7fcf" stroked="f">
                <v:path arrowok="t" o:connecttype="custom" o:connectlocs="0,592679;0,592679;591104,0;595634,4507;0,592679" o:connectangles="0,0,0,0,0"/>
              </v:shape>
              <v:shape id="Freeform 73" o:spid="_x0000_s1044"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" path="m,517r,-5l513,r4,l,517xe" fillcolor="#2d7fcf" stroked="f">
                <v:path arrowok="t" o:connecttype="custom" o:connectlocs="0,582539;0,576905;580913,0;585443,0;0,582539" o:connectangles="0,0,0,0,0"/>
              </v:shape>
              <v:shape id="Freeform 74" o:spid="_x0000_s1045"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" path="m,462r,l457,r4,5l,462xe" fillcolor="#2d7fcf" stroked="f">
                <v:path arrowok="t" o:connecttype="custom" o:connectlocs="0,520566;0,520566;517499,0;522029,5634;0,520566" o:connectangles="0,0,0,0,0"/>
              </v:shape>
              <v:shape id="Freeform 75" o:spid="_x0000_s1046"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" path="m5,641r-5,l642,r4,l5,641xe" fillcolor="#2d7fcf"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47"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7DA3C72" w14:textId="77777777" w:rsidR="00F67354" w:rsidRDefault="00F67354" w:rsidP="00F67354">
                      <w:pPr>
                        <w:jc w:val="right"/>
                      </w:pPr>
                      <w:r w:rsidRPr="009D2652">
                        <w:rPr>
                          <w:color w:val="2C7FCE"/>
                        </w:rPr>
                        <w:fldChar w:fldCharType="begin"/>
                      </w:r>
                      <w:r w:rsidRPr="009D2652">
                        <w:rPr>
                          <w:color w:val="2C7FCE"/>
                        </w:rPr>
                        <w:instrText xml:space="preserve"> PAGE   \* MERGEFORMAT </w:instrText>
                      </w:r>
                      <w:r w:rsidRPr="009D2652">
                        <w:rPr>
                          <w:color w:val="2C7FCE"/>
                        </w:rPr>
                        <w:fldChar w:fldCharType="separate"/>
                      </w:r>
                      <w:r w:rsidRPr="009D2652">
                        <w:rPr>
                          <w:noProof/>
                          <w:color w:val="2C7FCE"/>
                        </w:rPr>
                        <w:t>2</w:t>
                      </w:r>
                      <w:r w:rsidRPr="009D2652">
                        <w:rPr>
                          <w:color w:val="2C7FCE"/>
                        </w:rPr>
                        <w:fldChar w:fldCharType="end"/>
                      </w:r>
                    </w:p>
                  </w:txbxContent>
                </v:textbox>
              </v:shape>
              <w10:wrap anchorx="page" anchory="page"/>
            </v:group>
          </w:pict>
        </mc:Fallback>
      </mc:AlternateContent>
    </w:r>
  </w:p>
  <w:p w14:paraId="11FBA3CD" w14:textId="78058C09" w:rsidR="005C67E6" w:rsidRPr="009D2652" w:rsidRDefault="005C67E6" w:rsidP="005C67E6">
    <w:pPr>
      <w:pStyle w:val="Header"/>
      <w:tabs>
        <w:tab w:val="clear" w:pos="4680"/>
        <w:tab w:val="clear" w:pos="9360"/>
      </w:tabs>
      <w:rPr>
        <w:color w:val="2C7FCE"/>
      </w:rPr>
    </w:pPr>
  </w:p>
  <w:p w14:paraId="2C15356C" w14:textId="2CDB41BB" w:rsidR="001317C7" w:rsidRPr="009D2652" w:rsidRDefault="001317C7" w:rsidP="001317C7">
    <w:pPr>
      <w:pStyle w:val="Header"/>
      <w:tabs>
        <w:tab w:val="clear" w:pos="4680"/>
        <w:tab w:val="clear" w:pos="9360"/>
      </w:tabs>
      <w:rPr>
        <w:color w:val="2C7FCE"/>
      </w:rPr>
    </w:pPr>
  </w:p>
  <w:p w14:paraId="582DFCFA" w14:textId="77777777" w:rsidR="001317C7" w:rsidRDefault="001317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D6D1D"/>
    <w:multiLevelType w:val="hybridMultilevel"/>
    <w:tmpl w:val="93E8BCF2"/>
    <w:lvl w:ilvl="0" w:tplc="8136557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24FC8"/>
    <w:multiLevelType w:val="hybridMultilevel"/>
    <w:tmpl w:val="F3C6854C"/>
    <w:lvl w:ilvl="0" w:tplc="3B00EC42">
      <w:start w:val="1"/>
      <w:numFmt w:val="decimal"/>
      <w:lvlText w:val="%1."/>
      <w:lvlJc w:val="left"/>
      <w:pPr>
        <w:ind w:left="1020" w:hanging="360"/>
      </w:pPr>
    </w:lvl>
    <w:lvl w:ilvl="1" w:tplc="1F98511A">
      <w:start w:val="1"/>
      <w:numFmt w:val="decimal"/>
      <w:lvlText w:val="%2."/>
      <w:lvlJc w:val="left"/>
      <w:pPr>
        <w:ind w:left="1020" w:hanging="360"/>
      </w:pPr>
    </w:lvl>
    <w:lvl w:ilvl="2" w:tplc="A4E8CABE">
      <w:start w:val="1"/>
      <w:numFmt w:val="decimal"/>
      <w:lvlText w:val="%3."/>
      <w:lvlJc w:val="left"/>
      <w:pPr>
        <w:ind w:left="1020" w:hanging="360"/>
      </w:pPr>
    </w:lvl>
    <w:lvl w:ilvl="3" w:tplc="98ACA97A">
      <w:start w:val="1"/>
      <w:numFmt w:val="decimal"/>
      <w:lvlText w:val="%4."/>
      <w:lvlJc w:val="left"/>
      <w:pPr>
        <w:ind w:left="1020" w:hanging="360"/>
      </w:pPr>
    </w:lvl>
    <w:lvl w:ilvl="4" w:tplc="5D5C2A8E">
      <w:start w:val="1"/>
      <w:numFmt w:val="decimal"/>
      <w:lvlText w:val="%5."/>
      <w:lvlJc w:val="left"/>
      <w:pPr>
        <w:ind w:left="1020" w:hanging="360"/>
      </w:pPr>
    </w:lvl>
    <w:lvl w:ilvl="5" w:tplc="E206AD46">
      <w:start w:val="1"/>
      <w:numFmt w:val="decimal"/>
      <w:lvlText w:val="%6."/>
      <w:lvlJc w:val="left"/>
      <w:pPr>
        <w:ind w:left="1020" w:hanging="360"/>
      </w:pPr>
    </w:lvl>
    <w:lvl w:ilvl="6" w:tplc="F126BEEE">
      <w:start w:val="1"/>
      <w:numFmt w:val="decimal"/>
      <w:lvlText w:val="%7."/>
      <w:lvlJc w:val="left"/>
      <w:pPr>
        <w:ind w:left="1020" w:hanging="360"/>
      </w:pPr>
    </w:lvl>
    <w:lvl w:ilvl="7" w:tplc="619CF38C">
      <w:start w:val="1"/>
      <w:numFmt w:val="decimal"/>
      <w:lvlText w:val="%8."/>
      <w:lvlJc w:val="left"/>
      <w:pPr>
        <w:ind w:left="1020" w:hanging="360"/>
      </w:pPr>
    </w:lvl>
    <w:lvl w:ilvl="8" w:tplc="C28299A2">
      <w:start w:val="1"/>
      <w:numFmt w:val="decimal"/>
      <w:lvlText w:val="%9."/>
      <w:lvlJc w:val="left"/>
      <w:pPr>
        <w:ind w:left="1020" w:hanging="360"/>
      </w:pPr>
    </w:lvl>
  </w:abstractNum>
  <w:abstractNum w:abstractNumId="11" w15:restartNumberingAfterBreak="0">
    <w:nsid w:val="6E5501A0"/>
    <w:multiLevelType w:val="hybridMultilevel"/>
    <w:tmpl w:val="EC8E8E92"/>
    <w:lvl w:ilvl="0" w:tplc="192C292C">
      <w:start w:val="1"/>
      <w:numFmt w:val="decimal"/>
      <w:lvlText w:val="%1."/>
      <w:lvlJc w:val="left"/>
      <w:pPr>
        <w:ind w:left="1020" w:hanging="360"/>
      </w:pPr>
    </w:lvl>
    <w:lvl w:ilvl="1" w:tplc="D75EB550">
      <w:start w:val="1"/>
      <w:numFmt w:val="decimal"/>
      <w:lvlText w:val="%2."/>
      <w:lvlJc w:val="left"/>
      <w:pPr>
        <w:ind w:left="1020" w:hanging="360"/>
      </w:pPr>
    </w:lvl>
    <w:lvl w:ilvl="2" w:tplc="6DB8909A">
      <w:start w:val="1"/>
      <w:numFmt w:val="decimal"/>
      <w:lvlText w:val="%3."/>
      <w:lvlJc w:val="left"/>
      <w:pPr>
        <w:ind w:left="1020" w:hanging="360"/>
      </w:pPr>
    </w:lvl>
    <w:lvl w:ilvl="3" w:tplc="D794DBA8">
      <w:start w:val="1"/>
      <w:numFmt w:val="decimal"/>
      <w:lvlText w:val="%4."/>
      <w:lvlJc w:val="left"/>
      <w:pPr>
        <w:ind w:left="1020" w:hanging="360"/>
      </w:pPr>
    </w:lvl>
    <w:lvl w:ilvl="4" w:tplc="58A65DD4">
      <w:start w:val="1"/>
      <w:numFmt w:val="decimal"/>
      <w:lvlText w:val="%5."/>
      <w:lvlJc w:val="left"/>
      <w:pPr>
        <w:ind w:left="1020" w:hanging="360"/>
      </w:pPr>
    </w:lvl>
    <w:lvl w:ilvl="5" w:tplc="02B66EB4">
      <w:start w:val="1"/>
      <w:numFmt w:val="decimal"/>
      <w:lvlText w:val="%6."/>
      <w:lvlJc w:val="left"/>
      <w:pPr>
        <w:ind w:left="1020" w:hanging="360"/>
      </w:pPr>
    </w:lvl>
    <w:lvl w:ilvl="6" w:tplc="88A8261C">
      <w:start w:val="1"/>
      <w:numFmt w:val="decimal"/>
      <w:lvlText w:val="%7."/>
      <w:lvlJc w:val="left"/>
      <w:pPr>
        <w:ind w:left="1020" w:hanging="360"/>
      </w:pPr>
    </w:lvl>
    <w:lvl w:ilvl="7" w:tplc="7D6C283C">
      <w:start w:val="1"/>
      <w:numFmt w:val="decimal"/>
      <w:lvlText w:val="%8."/>
      <w:lvlJc w:val="left"/>
      <w:pPr>
        <w:ind w:left="1020" w:hanging="360"/>
      </w:pPr>
    </w:lvl>
    <w:lvl w:ilvl="8" w:tplc="DE829EC2">
      <w:start w:val="1"/>
      <w:numFmt w:val="decimal"/>
      <w:lvlText w:val="%9."/>
      <w:lvlJc w:val="left"/>
      <w:pPr>
        <w:ind w:left="1020" w:hanging="360"/>
      </w:pPr>
    </w:lvl>
  </w:abstractNum>
  <w:abstractNum w:abstractNumId="12" w15:restartNumberingAfterBreak="0">
    <w:nsid w:val="7EF72C94"/>
    <w:multiLevelType w:val="hybridMultilevel"/>
    <w:tmpl w:val="AE2657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414061">
    <w:abstractNumId w:val="8"/>
  </w:num>
  <w:num w:numId="2" w16cid:durableId="912011250">
    <w:abstractNumId w:val="6"/>
  </w:num>
  <w:num w:numId="3" w16cid:durableId="371460579">
    <w:abstractNumId w:val="5"/>
  </w:num>
  <w:num w:numId="4" w16cid:durableId="1831367673">
    <w:abstractNumId w:val="4"/>
  </w:num>
  <w:num w:numId="5" w16cid:durableId="767384025">
    <w:abstractNumId w:val="7"/>
  </w:num>
  <w:num w:numId="6" w16cid:durableId="1971280863">
    <w:abstractNumId w:val="3"/>
  </w:num>
  <w:num w:numId="7" w16cid:durableId="1543440661">
    <w:abstractNumId w:val="2"/>
  </w:num>
  <w:num w:numId="8" w16cid:durableId="294068641">
    <w:abstractNumId w:val="1"/>
  </w:num>
  <w:num w:numId="9" w16cid:durableId="320044176">
    <w:abstractNumId w:val="0"/>
  </w:num>
  <w:num w:numId="10" w16cid:durableId="182598285">
    <w:abstractNumId w:val="12"/>
  </w:num>
  <w:num w:numId="11" w16cid:durableId="1805272656">
    <w:abstractNumId w:val="9"/>
  </w:num>
  <w:num w:numId="12" w16cid:durableId="751968138">
    <w:abstractNumId w:val="10"/>
  </w:num>
  <w:num w:numId="13" w16cid:durableId="2275598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men Khoury">
    <w15:presenceInfo w15:providerId="Windows Live" w15:userId="9bf4481a0678ec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75"/>
    <w:rsid w:val="00033CAA"/>
    <w:rsid w:val="00034616"/>
    <w:rsid w:val="0006063C"/>
    <w:rsid w:val="000931C5"/>
    <w:rsid w:val="000934C8"/>
    <w:rsid w:val="000B3BFC"/>
    <w:rsid w:val="000B7C23"/>
    <w:rsid w:val="001172B6"/>
    <w:rsid w:val="001317C7"/>
    <w:rsid w:val="0015074B"/>
    <w:rsid w:val="0018464F"/>
    <w:rsid w:val="0019520A"/>
    <w:rsid w:val="001C3823"/>
    <w:rsid w:val="0029639D"/>
    <w:rsid w:val="002F7A7B"/>
    <w:rsid w:val="00326F90"/>
    <w:rsid w:val="003773D2"/>
    <w:rsid w:val="003B6E93"/>
    <w:rsid w:val="003D0AD9"/>
    <w:rsid w:val="003F4403"/>
    <w:rsid w:val="00414903"/>
    <w:rsid w:val="0049171F"/>
    <w:rsid w:val="004F64BF"/>
    <w:rsid w:val="0052100E"/>
    <w:rsid w:val="005769DF"/>
    <w:rsid w:val="00594EE9"/>
    <w:rsid w:val="005A7940"/>
    <w:rsid w:val="005B1DD6"/>
    <w:rsid w:val="005C52C1"/>
    <w:rsid w:val="005C67E6"/>
    <w:rsid w:val="00672EE5"/>
    <w:rsid w:val="007E2C79"/>
    <w:rsid w:val="007E3451"/>
    <w:rsid w:val="0084133F"/>
    <w:rsid w:val="008822D5"/>
    <w:rsid w:val="0089309C"/>
    <w:rsid w:val="008A35C4"/>
    <w:rsid w:val="009133A0"/>
    <w:rsid w:val="00940A44"/>
    <w:rsid w:val="00965684"/>
    <w:rsid w:val="00A54993"/>
    <w:rsid w:val="00A61759"/>
    <w:rsid w:val="00A80577"/>
    <w:rsid w:val="00AA1D8D"/>
    <w:rsid w:val="00AA5093"/>
    <w:rsid w:val="00AC4369"/>
    <w:rsid w:val="00AE5433"/>
    <w:rsid w:val="00AF6503"/>
    <w:rsid w:val="00B40F4C"/>
    <w:rsid w:val="00B47730"/>
    <w:rsid w:val="00B47AB6"/>
    <w:rsid w:val="00B82BF3"/>
    <w:rsid w:val="00BF4203"/>
    <w:rsid w:val="00C92E52"/>
    <w:rsid w:val="00CB0664"/>
    <w:rsid w:val="00D218EF"/>
    <w:rsid w:val="00D2477D"/>
    <w:rsid w:val="00E20B92"/>
    <w:rsid w:val="00E40A3D"/>
    <w:rsid w:val="00E6620D"/>
    <w:rsid w:val="00E75C74"/>
    <w:rsid w:val="00EC71B2"/>
    <w:rsid w:val="00EF6B0C"/>
    <w:rsid w:val="00F010E5"/>
    <w:rsid w:val="00F63D44"/>
    <w:rsid w:val="00F67354"/>
    <w:rsid w:val="00F80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76CECB3-2337-42C8-989C-019432D4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8A35C4"/>
    <w:pPr>
      <w:spacing w:after="0" w:line="240" w:lineRule="auto"/>
    </w:pPr>
    <w:rPr>
      <w:rFonts w:ascii="Calibri" w:hAnsi="Calibri"/>
      <w:sz w:val="20"/>
    </w:rPr>
  </w:style>
  <w:style w:type="character" w:customStyle="1" w:styleId="NoSpacingChar">
    <w:name w:val="No Spacing Char"/>
    <w:basedOn w:val="DefaultParagraphFont"/>
    <w:link w:val="NoSpacing"/>
    <w:uiPriority w:val="1"/>
    <w:rsid w:val="003B6E93"/>
  </w:style>
  <w:style w:type="character" w:styleId="CommentReference">
    <w:name w:val="annotation reference"/>
    <w:basedOn w:val="DefaultParagraphFont"/>
    <w:uiPriority w:val="99"/>
    <w:semiHidden/>
    <w:unhideWhenUsed/>
    <w:rsid w:val="000B3BFC"/>
    <w:rPr>
      <w:sz w:val="16"/>
      <w:szCs w:val="16"/>
    </w:rPr>
  </w:style>
  <w:style w:type="paragraph" w:styleId="CommentText">
    <w:name w:val="annotation text"/>
    <w:basedOn w:val="Normal"/>
    <w:link w:val="CommentTextChar"/>
    <w:uiPriority w:val="99"/>
    <w:unhideWhenUsed/>
    <w:rsid w:val="000B3BFC"/>
    <w:pPr>
      <w:spacing w:line="240" w:lineRule="auto"/>
    </w:pPr>
    <w:rPr>
      <w:szCs w:val="20"/>
    </w:rPr>
  </w:style>
  <w:style w:type="character" w:customStyle="1" w:styleId="CommentTextChar">
    <w:name w:val="Comment Text Char"/>
    <w:basedOn w:val="DefaultParagraphFont"/>
    <w:link w:val="CommentText"/>
    <w:uiPriority w:val="99"/>
    <w:rsid w:val="000B3BFC"/>
    <w:rPr>
      <w:rFonts w:ascii="Calibri" w:hAnsi="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Carmen Khoury</cp:lastModifiedBy>
  <cp:revision>2</cp:revision>
  <cp:lastPrinted>2026-10-22T00:35:00Z</cp:lastPrinted>
  <dcterms:created xsi:type="dcterms:W3CDTF">2026-10-22T00:40:00Z</dcterms:created>
  <dcterms:modified xsi:type="dcterms:W3CDTF">2026-10-22T00:40:00Z</dcterms:modified>
  <cp:category/>
</cp:coreProperties>
</file>